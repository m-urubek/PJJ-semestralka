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B7AC9C" w14:textId="74E556F0" w:rsidR="00A638EC" w:rsidRPr="00BA1D28" w:rsidRDefault="00A638EC" w:rsidP="00A638EC">
      <w:pPr>
        <w:pStyle w:val="Subtitle"/>
        <w:rPr>
          <w:noProof/>
        </w:rPr>
      </w:pPr>
      <w:r w:rsidRPr="00BA1D28">
        <w:rPr>
          <w:noProof/>
          <w:lang w:bidi="cs-CZ"/>
        </w:rPr>
        <w:t xml:space="preserve"> </w:t>
      </w:r>
      <w:sdt>
        <w:sdtPr>
          <w:rPr>
            <w:noProof/>
          </w:rPr>
          <w:alias w:val="Zadejte datum:"/>
          <w:tag w:val="Zadejte datum:"/>
          <w:id w:val="-664086759"/>
          <w:placeholder>
            <w:docPart w:val="F307F02A999E4FA5A700D6F691AC9C27"/>
          </w:placeholder>
          <w:dataBinding w:prefixMappings="xmlns:ns0='http://schemas.microsoft.com/office/2006/coverPageProps' " w:xpath="/ns0:CoverPageProperties[1]/ns0:CompanyFax[1]" w:storeItemID="{55AF091B-3C7A-41E3-B477-F2FDAA23CFDA}"/>
          <w15:appearance w15:val="hidden"/>
          <w:text/>
        </w:sdtPr>
        <w:sdtEndPr/>
        <w:sdtContent>
          <w:del w:id="1" w:author="Martin Urubek" w:date="2019-08-11T16:20:00Z">
            <w:r w:rsidR="00482D32" w:rsidDel="00482D32">
              <w:rPr>
                <w:noProof/>
              </w:rPr>
              <w:delText>14.4.2019</w:delText>
            </w:r>
          </w:del>
          <w:ins w:id="2" w:author="Martin Urubek" w:date="2019-08-11T16:20:00Z">
            <w:r w:rsidR="00482D32">
              <w:rPr>
                <w:noProof/>
              </w:rPr>
              <w:t>1</w:t>
            </w:r>
          </w:ins>
          <w:ins w:id="3" w:author="Martin Urubek" w:date="2019-10-19T14:10:00Z">
            <w:r w:rsidR="009D4542">
              <w:rPr>
                <w:noProof/>
              </w:rPr>
              <w:t>9</w:t>
            </w:r>
          </w:ins>
          <w:ins w:id="4" w:author="Martin Urubek" w:date="2019-08-11T16:20:00Z">
            <w:r w:rsidR="00482D32">
              <w:rPr>
                <w:noProof/>
              </w:rPr>
              <w:t>.</w:t>
            </w:r>
          </w:ins>
          <w:ins w:id="5" w:author="Martin Urubek" w:date="2019-10-19T14:10:00Z">
            <w:r w:rsidR="009D4542">
              <w:rPr>
                <w:noProof/>
              </w:rPr>
              <w:t>10</w:t>
            </w:r>
          </w:ins>
          <w:ins w:id="6" w:author="Martin Urubek" w:date="2019-08-11T16:20:00Z">
            <w:r w:rsidR="00482D32">
              <w:rPr>
                <w:noProof/>
              </w:rPr>
              <w:t>.2019</w:t>
            </w:r>
          </w:ins>
        </w:sdtContent>
      </w:sdt>
    </w:p>
    <w:p w14:paraId="1165AA60" w14:textId="5432BD45" w:rsidR="00A638EC" w:rsidRPr="00BA1D28" w:rsidRDefault="009D4542">
      <w:pPr>
        <w:pStyle w:val="Logo"/>
        <w:ind w:left="0"/>
        <w:jc w:val="left"/>
        <w:rPr>
          <w:noProof/>
        </w:rPr>
        <w:pPrChange w:id="7" w:author="Martin Urubek" w:date="2019-10-19T14:10:00Z">
          <w:pPr>
            <w:pStyle w:val="Logo"/>
          </w:pPr>
        </w:pPrChange>
      </w:pPr>
      <w:ins w:id="8" w:author="Martin Urubek" w:date="2019-10-19T14:13:00Z">
        <w:r>
          <w:rPr>
            <w:noProof/>
          </w:rPr>
          <w:drawing>
            <wp:anchor distT="0" distB="0" distL="114300" distR="114300" simplePos="0" relativeHeight="251659264" behindDoc="0" locked="0" layoutInCell="1" allowOverlap="1" wp14:anchorId="638CDDEA" wp14:editId="197A6211">
              <wp:simplePos x="0" y="0"/>
              <wp:positionH relativeFrom="column">
                <wp:posOffset>2434184</wp:posOffset>
              </wp:positionH>
              <wp:positionV relativeFrom="paragraph">
                <wp:posOffset>532663</wp:posOffset>
              </wp:positionV>
              <wp:extent cx="4036702" cy="2539111"/>
              <wp:effectExtent l="0" t="0" r="190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36702" cy="2539111"/>
                      </a:xfrm>
                      <a:prstGeom prst="rect">
                        <a:avLst/>
                      </a:prstGeom>
                      <a:noFill/>
                      <a:ln>
                        <a:noFill/>
                      </a:ln>
                    </pic:spPr>
                  </pic:pic>
                </a:graphicData>
              </a:graphic>
              <wp14:sizeRelH relativeFrom="page">
                <wp14:pctWidth>0</wp14:pctWidth>
              </wp14:sizeRelH>
              <wp14:sizeRelV relativeFrom="page">
                <wp14:pctHeight>0</wp14:pctHeight>
              </wp14:sizeRelV>
            </wp:anchor>
          </w:drawing>
        </w:r>
      </w:ins>
      <w:del w:id="9" w:author="Martin Urubek" w:date="2019-08-11T17:03:00Z">
        <w:r w:rsidR="00D545B0" w:rsidDel="00870FB8">
          <w:rPr>
            <w:noProof/>
            <w:lang w:val="en-US" w:eastAsia="en-US"/>
          </w:rPr>
          <w:drawing>
            <wp:inline distT="0" distB="0" distL="0" distR="0" wp14:anchorId="7032885A" wp14:editId="3806854A">
              <wp:extent cx="2242268" cy="2242268"/>
              <wp:effectExtent l="0" t="0" r="5715" b="5715"/>
              <wp:docPr id="4" name="Obrázek 4" descr="C:\Users\Martin\AppData\Local\Microsoft\Windows\INetCache\Content.Word\logo - 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tin\AppData\Local\Microsoft\Windows\INetCache\Content.Word\logo - b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5188" cy="2255188"/>
                      </a:xfrm>
                      <a:prstGeom prst="rect">
                        <a:avLst/>
                      </a:prstGeom>
                      <a:noFill/>
                      <a:ln>
                        <a:noFill/>
                      </a:ln>
                    </pic:spPr>
                  </pic:pic>
                </a:graphicData>
              </a:graphic>
            </wp:inline>
          </w:drawing>
        </w:r>
      </w:del>
      <w:ins w:id="10" w:author="Martin Urubek" w:date="2019-08-11T17:03:00Z">
        <w:r w:rsidR="00870FB8" w:rsidRPr="00870FB8">
          <w:rPr>
            <w:noProof/>
          </w:rPr>
          <w:t xml:space="preserve"> </w:t>
        </w:r>
      </w:ins>
    </w:p>
    <w:sdt>
      <w:sdtPr>
        <w:rPr>
          <w:noProof/>
        </w:rPr>
        <w:alias w:val="Zadejte název:"/>
        <w:tag w:val=""/>
        <w:id w:val="390237733"/>
        <w:placeholder>
          <w:docPart w:val="A02B123C60E148E0ADC52ED2786C9AF4"/>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0445E637" w14:textId="52986916" w:rsidR="00A638EC" w:rsidRPr="00BA1D28" w:rsidRDefault="00FE57AF" w:rsidP="00A638EC">
          <w:pPr>
            <w:pStyle w:val="Title"/>
            <w:rPr>
              <w:noProof/>
            </w:rPr>
          </w:pPr>
          <w:del w:id="11" w:author="Martin Urubek [2]" w:date="2019-04-15T01:04:00Z">
            <w:r w:rsidDel="00FE57AF">
              <w:rPr>
                <w:noProof/>
              </w:rPr>
              <w:delText>Dragon’s Rage</w:delText>
            </w:r>
          </w:del>
          <w:ins w:id="12" w:author="Martin Urubek [2]" w:date="2019-04-15T01:04:00Z">
            <w:del w:id="13" w:author="Martin Urubek" w:date="2019-08-11T16:21:00Z">
              <w:r w:rsidDel="00482D32">
                <w:rPr>
                  <w:noProof/>
                </w:rPr>
                <w:delText>Dragon’s fury</w:delText>
              </w:r>
            </w:del>
          </w:ins>
          <w:ins w:id="14" w:author="Martin Urubek" w:date="2019-10-19T14:10:00Z">
            <w:r w:rsidR="009D4542">
              <w:rPr>
                <w:noProof/>
              </w:rPr>
              <w:t>Divoký západ</w:t>
            </w:r>
          </w:ins>
        </w:p>
      </w:sdtContent>
    </w:sdt>
    <w:sdt>
      <w:sdtPr>
        <w:rPr>
          <w:noProof/>
        </w:rPr>
        <w:alias w:val="Zadejte podtitul:"/>
        <w:tag w:val="Zadejte podtitul:"/>
        <w:id w:val="1134748392"/>
        <w:placeholder>
          <w:docPart w:val="5C241ACC3BBE4362B79790EC8842386F"/>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089D8E72" w14:textId="1C42FFB3" w:rsidR="00A638EC" w:rsidRPr="00BA1D28" w:rsidRDefault="00482D32" w:rsidP="00A638EC">
          <w:pPr>
            <w:pStyle w:val="Subtitle"/>
            <w:rPr>
              <w:noProof/>
            </w:rPr>
          </w:pPr>
          <w:del w:id="15" w:author="Martin Urubek" w:date="2019-08-11T16:21:00Z">
            <w:r w:rsidDel="00482D32">
              <w:rPr>
                <w:noProof/>
              </w:rPr>
              <w:delText>basic information for tryouts</w:delText>
            </w:r>
          </w:del>
          <w:ins w:id="16" w:author="Martin Urubek" w:date="2019-10-19T14:13:00Z">
            <w:r w:rsidR="009D4542">
              <w:rPr>
                <w:noProof/>
              </w:rPr>
              <w:t>Semestrální projekt do předmětu programovací jazyk java</w:t>
            </w:r>
          </w:ins>
        </w:p>
      </w:sdtContent>
    </w:sdt>
    <w:p w14:paraId="1F6E6350" w14:textId="10EEBF45" w:rsidR="00A638EC" w:rsidRPr="00BA1D28" w:rsidRDefault="0048196E" w:rsidP="004D5282">
      <w:pPr>
        <w:pStyle w:val="Kontaktndaje"/>
        <w:rPr>
          <w:noProof/>
        </w:rPr>
      </w:pPr>
      <w:del w:id="17" w:author="Martin Urubek" w:date="2019-10-19T14:14:00Z">
        <w:r w:rsidDel="009D4542">
          <w:rPr>
            <w:noProof/>
          </w:rPr>
          <w:delText xml:space="preserve">community </w:delText>
        </w:r>
      </w:del>
      <w:del w:id="18" w:author="Martin Urubek" w:date="2019-08-11T16:21:00Z">
        <w:r w:rsidR="0004020C" w:rsidDel="00482D32">
          <w:rPr>
            <w:noProof/>
          </w:rPr>
          <w:delText xml:space="preserve">Dragon’s </w:delText>
        </w:r>
        <w:r w:rsidDel="00482D32">
          <w:rPr>
            <w:noProof/>
          </w:rPr>
          <w:delText>nest</w:delText>
        </w:r>
      </w:del>
      <w:ins w:id="19" w:author="Martin Urubek" w:date="2019-10-19T14:14:00Z">
        <w:r w:rsidR="009D4542">
          <w:rPr>
            <w:noProof/>
          </w:rPr>
          <w:t>Marin urubek, david lacina</w:t>
        </w:r>
      </w:ins>
    </w:p>
    <w:p w14:paraId="68E4BADE" w14:textId="0073A20F" w:rsidR="00A638EC" w:rsidRPr="00BA1D28" w:rsidRDefault="004A3342" w:rsidP="004D5282">
      <w:pPr>
        <w:pStyle w:val="Kontaktndaje"/>
        <w:rPr>
          <w:noProof/>
        </w:rPr>
      </w:pPr>
      <w:sdt>
        <w:sdtPr>
          <w:rPr>
            <w:noProof/>
          </w:rPr>
          <w:alias w:val="Zadejte název společnosti:"/>
          <w:tag w:val=""/>
          <w:id w:val="-874304286"/>
          <w:placeholder>
            <w:docPart w:val="74884E1E8A9E48809A6696A5FCCEF2FA"/>
          </w:placeholder>
          <w:dataBinding w:prefixMappings="xmlns:ns0='http://schemas.openxmlformats.org/officeDocument/2006/extended-properties' " w:xpath="/ns0:Properties[1]/ns0:Company[1]" w:storeItemID="{6668398D-A668-4E3E-A5EB-62B293D839F1}"/>
          <w15:appearance w15:val="hidden"/>
          <w:text/>
        </w:sdtPr>
        <w:sdtEndPr/>
        <w:sdtContent>
          <w:ins w:id="20" w:author="Martin Urubek" w:date="2019-10-19T14:15:00Z">
            <w:r w:rsidR="009D4542">
              <w:rPr>
                <w:noProof/>
              </w:rPr>
              <w:t>xurubek@mendelu.cz, xlacina6@mendelu.cz</w:t>
            </w:r>
          </w:ins>
          <w:del w:id="21" w:author="Martin" w:date="2019-04-14T17:15:00Z">
            <w:r w:rsidR="000B3702" w:rsidDel="000B3702">
              <w:rPr>
                <w:noProof/>
              </w:rPr>
              <w:delText xml:space="preserve"> </w:delText>
            </w:r>
          </w:del>
        </w:sdtContent>
      </w:sdt>
    </w:p>
    <w:p w14:paraId="29E1C971" w14:textId="77777777" w:rsidR="00290347" w:rsidRPr="00BA1D28" w:rsidRDefault="0004020C" w:rsidP="00290347">
      <w:pPr>
        <w:pStyle w:val="Kontaktndaje"/>
        <w:rPr>
          <w:noProof/>
        </w:rPr>
      </w:pPr>
      <w:r>
        <w:rPr>
          <w:noProof/>
        </w:rPr>
        <w:t xml:space="preserve"> </w:t>
      </w:r>
    </w:p>
    <w:p w14:paraId="55F9B204" w14:textId="5A482E13" w:rsidR="00FC58C2" w:rsidDel="009670DF" w:rsidRDefault="004B64C4">
      <w:pPr>
        <w:pStyle w:val="Heading1"/>
        <w:rPr>
          <w:del w:id="22" w:author="Martin Urubek" w:date="2019-08-17T22:42:00Z"/>
          <w:noProof/>
        </w:rPr>
      </w:pPr>
      <w:del w:id="23" w:author="Martin Urubek" w:date="2019-08-17T22:42:00Z">
        <w:r w:rsidDel="009670DF">
          <w:rPr>
            <w:noProof/>
          </w:rPr>
          <w:delText>basic theory</w:delText>
        </w:r>
      </w:del>
    </w:p>
    <w:p w14:paraId="672F259B" w14:textId="23287A64" w:rsidR="004B64C4" w:rsidDel="009670DF" w:rsidRDefault="004B64C4">
      <w:pPr>
        <w:pStyle w:val="Heading1"/>
        <w:rPr>
          <w:ins w:id="24" w:author="Martin" w:date="2019-04-14T17:37:00Z"/>
          <w:del w:id="25" w:author="Martin Urubek" w:date="2019-08-17T22:42:00Z"/>
        </w:rPr>
        <w:pPrChange w:id="26" w:author="Martin Urubek" w:date="2019-10-19T14:14:00Z">
          <w:pPr/>
        </w:pPrChange>
      </w:pPr>
      <w:del w:id="27" w:author="Martin Urubek" w:date="2019-08-17T22:42:00Z">
        <w:r w:rsidDel="009670DF">
          <w:delText>Every tryout needs to have some theory basics. It is impossible to play on scrims withou</w:delText>
        </w:r>
      </w:del>
      <w:ins w:id="28" w:author="Martin" w:date="2019-04-14T19:56:00Z">
        <w:del w:id="29" w:author="Martin Urubek" w:date="2019-08-17T22:42:00Z">
          <w:r w:rsidR="00AC55C2" w:rsidDel="009670DF">
            <w:delText>t</w:delText>
          </w:r>
        </w:del>
      </w:ins>
      <w:del w:id="30" w:author="Martin Urubek" w:date="2019-08-17T22:42:00Z">
        <w:r w:rsidDel="009670DF">
          <w:delText xml:space="preserve"> that.</w:delText>
        </w:r>
        <w:r w:rsidR="00235171" w:rsidDel="009670DF">
          <w:delText xml:space="preserve"> Some tryouts joining the team</w:delText>
        </w:r>
        <w:r w:rsidR="00235171" w:rsidRPr="000B3702" w:rsidDel="009670DF">
          <w:rPr>
            <w:lang w:val="en-US"/>
            <w:rPrChange w:id="31" w:author="Martin" w:date="2019-04-14T17:16:00Z">
              <w:rPr/>
            </w:rPrChange>
          </w:rPr>
          <w:delText xml:space="preserve"> may</w:delText>
        </w:r>
        <w:r w:rsidR="00235171" w:rsidDel="009670DF">
          <w:delText xml:space="preserve"> have already know this stuff, but read it anyway.</w:delText>
        </w:r>
      </w:del>
    </w:p>
    <w:p w14:paraId="16C2A991" w14:textId="13A386C9" w:rsidR="00060ACE" w:rsidDel="009670DF" w:rsidRDefault="00060ACE">
      <w:pPr>
        <w:pStyle w:val="Heading1"/>
        <w:rPr>
          <w:ins w:id="32" w:author="Martin" w:date="2019-04-14T17:37:00Z"/>
          <w:del w:id="33" w:author="Martin Urubek" w:date="2019-08-17T22:42:00Z"/>
          <w:noProof/>
        </w:rPr>
        <w:pPrChange w:id="34" w:author="Martin Urubek" w:date="2019-10-19T14:14:00Z">
          <w:pPr>
            <w:pStyle w:val="Heading2"/>
          </w:pPr>
        </w:pPrChange>
      </w:pPr>
      <w:ins w:id="35" w:author="Martin" w:date="2019-04-14T17:37:00Z">
        <w:del w:id="36" w:author="Martin Urubek" w:date="2019-08-17T22:42:00Z">
          <w:r w:rsidDel="009670DF">
            <w:rPr>
              <w:noProof/>
            </w:rPr>
            <w:delText>communication</w:delText>
          </w:r>
        </w:del>
      </w:ins>
    </w:p>
    <w:p w14:paraId="44EFD5A0" w14:textId="767C7F2A" w:rsidR="00060ACE" w:rsidRPr="00E87BBF" w:rsidDel="009670DF" w:rsidRDefault="00060ACE">
      <w:pPr>
        <w:pStyle w:val="Heading1"/>
        <w:rPr>
          <w:ins w:id="37" w:author="Martin" w:date="2019-04-14T17:37:00Z"/>
          <w:del w:id="38" w:author="Martin Urubek" w:date="2019-08-17T22:42:00Z"/>
          <w:b/>
          <w:rPrChange w:id="39" w:author="Martin" w:date="2019-04-14T17:39:00Z">
            <w:rPr>
              <w:ins w:id="40" w:author="Martin" w:date="2019-04-14T17:37:00Z"/>
              <w:del w:id="41" w:author="Martin Urubek" w:date="2019-08-17T22:42:00Z"/>
            </w:rPr>
          </w:rPrChange>
        </w:rPr>
        <w:pPrChange w:id="42" w:author="Martin Urubek" w:date="2019-10-19T14:14:00Z">
          <w:pPr/>
        </w:pPrChange>
      </w:pPr>
      <w:ins w:id="43" w:author="Martin" w:date="2019-04-14T17:37:00Z">
        <w:del w:id="44" w:author="Martin Urubek" w:date="2019-08-17T22:42:00Z">
          <w:r w:rsidRPr="0015298B" w:rsidDel="009670DF">
            <w:rPr>
              <w:b/>
            </w:rPr>
            <w:delText>How do you communicate efficiently as a team?</w:delText>
          </w:r>
        </w:del>
      </w:ins>
    </w:p>
    <w:p w14:paraId="3FE32C93" w14:textId="2E967D44" w:rsidR="00060ACE" w:rsidDel="009670DF" w:rsidRDefault="00060ACE">
      <w:pPr>
        <w:pStyle w:val="Heading1"/>
        <w:rPr>
          <w:ins w:id="45" w:author="Martin" w:date="2019-04-14T17:37:00Z"/>
          <w:del w:id="46" w:author="Martin Urubek" w:date="2019-08-17T22:42:00Z"/>
        </w:rPr>
        <w:pPrChange w:id="47" w:author="Martin Urubek" w:date="2019-10-19T14:14:00Z">
          <w:pPr/>
        </w:pPrChange>
      </w:pPr>
      <w:ins w:id="48" w:author="Martin" w:date="2019-04-14T17:37:00Z">
        <w:del w:id="49" w:author="Martin Urubek" w:date="2019-08-17T22:42:00Z">
          <w:r w:rsidDel="009670DF">
            <w:delText>In organized teamplay, it is very important that crucial information individuals get actually get passed to other teammates that need to know those,</w:delText>
          </w:r>
        </w:del>
      </w:ins>
    </w:p>
    <w:p w14:paraId="0931C7E4" w14:textId="4ECC7469" w:rsidR="00060ACE" w:rsidDel="009670DF" w:rsidRDefault="00060ACE">
      <w:pPr>
        <w:pStyle w:val="Heading1"/>
        <w:rPr>
          <w:ins w:id="50" w:author="Martin" w:date="2019-04-14T17:37:00Z"/>
          <w:del w:id="51" w:author="Martin Urubek" w:date="2019-08-17T22:42:00Z"/>
        </w:rPr>
        <w:pPrChange w:id="52" w:author="Martin Urubek" w:date="2019-10-19T14:14:00Z">
          <w:pPr/>
        </w:pPrChange>
      </w:pPr>
      <w:ins w:id="53" w:author="Martin" w:date="2019-04-14T17:37:00Z">
        <w:del w:id="54" w:author="Martin Urubek" w:date="2019-08-17T22:42:00Z">
          <w:r w:rsidDel="009670DF">
            <w:delText>so no opportunities are missed/can be capitalized on.</w:delText>
          </w:r>
        </w:del>
      </w:ins>
    </w:p>
    <w:p w14:paraId="55CE2A0D" w14:textId="4A307384" w:rsidR="00060ACE" w:rsidDel="009670DF" w:rsidRDefault="00060ACE">
      <w:pPr>
        <w:pStyle w:val="Heading1"/>
        <w:rPr>
          <w:ins w:id="55" w:author="Martin" w:date="2019-04-14T17:37:00Z"/>
          <w:del w:id="56" w:author="Martin Urubek" w:date="2019-08-17T22:42:00Z"/>
        </w:rPr>
        <w:pPrChange w:id="57" w:author="Martin Urubek" w:date="2019-10-19T14:14:00Z">
          <w:pPr/>
        </w:pPrChange>
      </w:pPr>
      <w:ins w:id="58" w:author="Martin" w:date="2019-04-14T17:37:00Z">
        <w:del w:id="59" w:author="Martin Urubek" w:date="2019-08-17T22:42:00Z">
          <w:r w:rsidDel="009670DF">
            <w:delText>But everyone talking over each other would be a complete mess. So, to prevent the team from being directionless or splitting, an In Game Leader (IGL) is needed.</w:delText>
          </w:r>
        </w:del>
      </w:ins>
    </w:p>
    <w:p w14:paraId="613025B6" w14:textId="1E3C382C" w:rsidR="00060ACE" w:rsidDel="009670DF" w:rsidRDefault="00060ACE">
      <w:pPr>
        <w:pStyle w:val="Heading1"/>
        <w:rPr>
          <w:ins w:id="60" w:author="Martin" w:date="2019-04-14T17:37:00Z"/>
          <w:del w:id="61" w:author="Martin Urubek" w:date="2019-08-17T22:42:00Z"/>
        </w:rPr>
        <w:pPrChange w:id="62" w:author="Martin Urubek" w:date="2019-10-19T14:14:00Z">
          <w:pPr>
            <w:pStyle w:val="Heading3"/>
          </w:pPr>
        </w:pPrChange>
      </w:pPr>
      <w:ins w:id="63" w:author="Martin" w:date="2019-04-14T17:37:00Z">
        <w:del w:id="64" w:author="Martin Urubek" w:date="2019-08-17T22:42:00Z">
          <w:r w:rsidDel="009670DF">
            <w:delText>The IGL</w:delText>
          </w:r>
        </w:del>
      </w:ins>
    </w:p>
    <w:p w14:paraId="0F23B407" w14:textId="4C21722A" w:rsidR="00060ACE" w:rsidDel="009670DF" w:rsidRDefault="00060ACE">
      <w:pPr>
        <w:pStyle w:val="Heading1"/>
        <w:rPr>
          <w:ins w:id="65" w:author="Martin" w:date="2019-04-14T17:37:00Z"/>
          <w:del w:id="66" w:author="Martin Urubek" w:date="2019-08-17T22:42:00Z"/>
        </w:rPr>
        <w:pPrChange w:id="67" w:author="Martin Urubek" w:date="2019-10-19T14:14:00Z">
          <w:pPr/>
        </w:pPrChange>
      </w:pPr>
      <w:ins w:id="68" w:author="Martin" w:date="2019-04-14T17:37:00Z">
        <w:del w:id="69" w:author="Martin Urubek" w:date="2019-08-17T22:42:00Z">
          <w:r w:rsidDel="009670DF">
            <w:delText>An IGL leads the team. He has the last word on everything. Of course he is not always right, but that doesnt matter. One direction is more important than the right direction.</w:delText>
          </w:r>
        </w:del>
      </w:ins>
    </w:p>
    <w:p w14:paraId="67BE1C26" w14:textId="7AA45DAC" w:rsidR="00060ACE" w:rsidDel="009670DF" w:rsidRDefault="00060ACE">
      <w:pPr>
        <w:pStyle w:val="Heading1"/>
        <w:rPr>
          <w:ins w:id="70" w:author="Martin" w:date="2019-04-14T17:37:00Z"/>
          <w:del w:id="71" w:author="Martin Urubek" w:date="2019-08-17T22:42:00Z"/>
        </w:rPr>
        <w:pPrChange w:id="72" w:author="Martin Urubek" w:date="2019-10-19T14:14:00Z">
          <w:pPr/>
        </w:pPrChange>
      </w:pPr>
      <w:ins w:id="73" w:author="Martin" w:date="2019-04-14T17:37:00Z">
        <w:del w:id="74" w:author="Martin Urubek" w:date="2019-08-17T22:42:00Z">
          <w:r w:rsidDel="009670DF">
            <w:delText>Not everything is done by the IGL though. He just makes sure that everything runs:</w:delText>
          </w:r>
        </w:del>
      </w:ins>
    </w:p>
    <w:p w14:paraId="034AD312" w14:textId="3CF8CB7C" w:rsidR="00060ACE" w:rsidDel="009670DF" w:rsidRDefault="00060ACE">
      <w:pPr>
        <w:pStyle w:val="Heading1"/>
        <w:rPr>
          <w:ins w:id="75" w:author="Martin" w:date="2019-04-14T17:37:00Z"/>
          <w:del w:id="76" w:author="Martin Urubek" w:date="2019-08-17T22:42:00Z"/>
        </w:rPr>
        <w:pPrChange w:id="77" w:author="Martin Urubek" w:date="2019-10-19T14:14:00Z">
          <w:pPr/>
        </w:pPrChange>
      </w:pPr>
      <w:ins w:id="78" w:author="Martin" w:date="2019-04-14T17:37:00Z">
        <w:del w:id="79" w:author="Martin Urubek" w:date="2019-08-17T22:42:00Z">
          <w:r w:rsidDel="009670DF">
            <w:delText>Team composition, win conditions, Ultimate tracking, ultimate planning, engagement routes, grand playstyle, payload management and so on are all crucial to be done between teamfights and before maps.</w:delText>
          </w:r>
        </w:del>
      </w:ins>
    </w:p>
    <w:p w14:paraId="68901747" w14:textId="46335AE4" w:rsidR="00060ACE" w:rsidDel="009670DF" w:rsidRDefault="00060ACE">
      <w:pPr>
        <w:pStyle w:val="Heading1"/>
        <w:rPr>
          <w:ins w:id="80" w:author="Martin" w:date="2019-04-14T17:37:00Z"/>
          <w:del w:id="81" w:author="Martin Urubek" w:date="2019-08-17T22:42:00Z"/>
        </w:rPr>
        <w:pPrChange w:id="82" w:author="Martin Urubek" w:date="2019-10-19T14:14:00Z">
          <w:pPr/>
        </w:pPrChange>
      </w:pPr>
      <w:ins w:id="83" w:author="Martin" w:date="2019-04-14T17:37:00Z">
        <w:del w:id="84" w:author="Martin Urubek" w:date="2019-08-17T22:42:00Z">
          <w:r w:rsidDel="009670DF">
            <w:delText>So the IGL makes sure that all of that runs. He is not solely responsible for it though. If something is forgotten, point it out. You tracked a few ults? Mention it. You dont know what to do next fight? ASK!</w:delText>
          </w:r>
        </w:del>
      </w:ins>
    </w:p>
    <w:p w14:paraId="7AD9F268" w14:textId="21BF2501" w:rsidR="00060ACE" w:rsidDel="009670DF" w:rsidRDefault="00060ACE">
      <w:pPr>
        <w:pStyle w:val="Heading1"/>
        <w:rPr>
          <w:ins w:id="85" w:author="Martin" w:date="2019-04-14T17:37:00Z"/>
          <w:del w:id="86" w:author="Martin Urubek" w:date="2019-08-17T22:42:00Z"/>
        </w:rPr>
        <w:pPrChange w:id="87" w:author="Martin Urubek" w:date="2019-10-19T14:14:00Z">
          <w:pPr>
            <w:pStyle w:val="Heading3"/>
          </w:pPr>
        </w:pPrChange>
      </w:pPr>
      <w:ins w:id="88" w:author="Martin" w:date="2019-04-14T17:37:00Z">
        <w:del w:id="89" w:author="Martin Urubek" w:date="2019-08-17T22:42:00Z">
          <w:r w:rsidDel="009670DF">
            <w:delText>Shotcalling</w:delText>
          </w:r>
        </w:del>
      </w:ins>
    </w:p>
    <w:p w14:paraId="16357B0B" w14:textId="501044CA" w:rsidR="00060ACE" w:rsidDel="009670DF" w:rsidRDefault="00060ACE">
      <w:pPr>
        <w:pStyle w:val="Heading1"/>
        <w:rPr>
          <w:ins w:id="90" w:author="Martin" w:date="2019-04-14T17:37:00Z"/>
          <w:del w:id="91" w:author="Martin Urubek" w:date="2019-08-17T22:42:00Z"/>
        </w:rPr>
        <w:pPrChange w:id="92" w:author="Martin Urubek" w:date="2019-10-19T14:14:00Z">
          <w:pPr/>
        </w:pPrChange>
      </w:pPr>
      <w:ins w:id="93" w:author="Martin" w:date="2019-04-14T17:37:00Z">
        <w:del w:id="94" w:author="Martin Urubek" w:date="2019-08-17T22:42:00Z">
          <w:r w:rsidDel="009670DF">
            <w:delText>In the heat of the battle, it's important that everyone knows whats going on. Therefore, you need to call 'shots'. This is not done by a specific person, but by all players in a loose style.</w:delText>
          </w:r>
        </w:del>
      </w:ins>
    </w:p>
    <w:p w14:paraId="1CBE00D5" w14:textId="79BDB59C" w:rsidR="00060ACE" w:rsidDel="009670DF" w:rsidRDefault="00060ACE">
      <w:pPr>
        <w:pStyle w:val="Heading1"/>
        <w:rPr>
          <w:ins w:id="95" w:author="Martin" w:date="2019-04-14T17:37:00Z"/>
          <w:del w:id="96" w:author="Martin Urubek" w:date="2019-08-17T22:42:00Z"/>
        </w:rPr>
        <w:pPrChange w:id="97" w:author="Martin Urubek" w:date="2019-10-19T14:14:00Z">
          <w:pPr/>
        </w:pPrChange>
      </w:pPr>
      <w:ins w:id="98" w:author="Martin" w:date="2019-04-14T17:37:00Z">
        <w:del w:id="99" w:author="Martin Urubek" w:date="2019-08-17T22:42:00Z">
          <w:r w:rsidDel="009670DF">
            <w:delText>In general, there are the following things that belong to the responsibility of shotcalling:</w:delText>
          </w:r>
        </w:del>
      </w:ins>
    </w:p>
    <w:p w14:paraId="4032A8D2" w14:textId="26211048" w:rsidR="00060ACE" w:rsidDel="009670DF" w:rsidRDefault="00060ACE">
      <w:pPr>
        <w:pStyle w:val="Heading1"/>
        <w:rPr>
          <w:ins w:id="100" w:author="Martin" w:date="2019-04-14T17:37:00Z"/>
          <w:del w:id="101" w:author="Martin Urubek" w:date="2019-08-17T22:42:00Z"/>
        </w:rPr>
        <w:pPrChange w:id="102" w:author="Martin Urubek" w:date="2019-10-19T14:14:00Z">
          <w:pPr/>
        </w:pPrChange>
      </w:pPr>
      <w:ins w:id="103" w:author="Martin" w:date="2019-04-14T17:37:00Z">
        <w:del w:id="104" w:author="Martin Urubek" w:date="2019-08-17T22:42:00Z">
          <w:r w:rsidDel="009670DF">
            <w:delText>Initiation calls: Do you see a target to dive? Call a dive! Is the ult plan for you to ult? Call the opportunity!</w:delText>
          </w:r>
        </w:del>
      </w:ins>
    </w:p>
    <w:p w14:paraId="72835807" w14:textId="3B2E8CED" w:rsidR="00E04FFB" w:rsidDel="009670DF" w:rsidRDefault="00060ACE">
      <w:pPr>
        <w:pStyle w:val="Heading1"/>
        <w:rPr>
          <w:ins w:id="105" w:author="Martin" w:date="2019-04-14T17:38:00Z"/>
          <w:del w:id="106" w:author="Martin Urubek" w:date="2019-08-17T22:42:00Z"/>
        </w:rPr>
        <w:pPrChange w:id="107" w:author="Martin Urubek" w:date="2019-10-19T14:14:00Z">
          <w:pPr/>
        </w:pPrChange>
      </w:pPr>
      <w:ins w:id="108" w:author="Martin" w:date="2019-04-14T17:37:00Z">
        <w:del w:id="109" w:author="Martin Urubek" w:date="2019-08-17T22:42:00Z">
          <w:r w:rsidDel="009670DF">
            <w:delText xml:space="preserve">Rotation calls: </w:delText>
          </w:r>
        </w:del>
      </w:ins>
    </w:p>
    <w:p w14:paraId="33D4F948" w14:textId="7019F925" w:rsidR="00060ACE" w:rsidDel="009670DF" w:rsidRDefault="00060ACE">
      <w:pPr>
        <w:pStyle w:val="Heading1"/>
        <w:rPr>
          <w:ins w:id="110" w:author="Martin" w:date="2019-04-14T17:37:00Z"/>
          <w:del w:id="111" w:author="Martin Urubek" w:date="2019-08-17T22:42:00Z"/>
        </w:rPr>
        <w:pPrChange w:id="112" w:author="Martin Urubek" w:date="2019-10-19T14:14:00Z">
          <w:pPr/>
        </w:pPrChange>
      </w:pPr>
      <w:ins w:id="113" w:author="Martin" w:date="2019-04-14T17:37:00Z">
        <w:del w:id="114" w:author="Martin Urubek" w:date="2019-08-17T22:42:00Z">
          <w:r w:rsidDel="009670DF">
            <w:delText>The team gets split? Call to 'stack', which means to group up on a teammate, opponent or location.</w:delText>
          </w:r>
        </w:del>
      </w:ins>
    </w:p>
    <w:p w14:paraId="0C6C1900" w14:textId="28F86885" w:rsidR="00060ACE" w:rsidDel="009670DF" w:rsidRDefault="00060ACE">
      <w:pPr>
        <w:pStyle w:val="Heading1"/>
        <w:rPr>
          <w:ins w:id="115" w:author="Martin" w:date="2019-04-14T17:37:00Z"/>
          <w:del w:id="116" w:author="Martin Urubek" w:date="2019-08-17T22:42:00Z"/>
        </w:rPr>
        <w:pPrChange w:id="117" w:author="Martin Urubek" w:date="2019-10-19T14:14:00Z">
          <w:pPr>
            <w:pStyle w:val="ListParagraph"/>
            <w:numPr>
              <w:numId w:val="14"/>
            </w:numPr>
            <w:ind w:left="792" w:hanging="360"/>
          </w:pPr>
        </w:pPrChange>
      </w:pPr>
      <w:ins w:id="118" w:author="Martin" w:date="2019-04-14T17:37:00Z">
        <w:del w:id="119" w:author="Martin Urubek" w:date="2019-08-17T22:42:00Z">
          <w:r w:rsidDel="009670DF">
            <w:delText>Are we flankable? Call to rotate the supports in away from and the tanks towards the thread, make the dps aware so they can focus it down.</w:delText>
          </w:r>
        </w:del>
      </w:ins>
    </w:p>
    <w:p w14:paraId="2A07C04F" w14:textId="7A12F07F" w:rsidR="00060ACE" w:rsidDel="009670DF" w:rsidRDefault="00060ACE">
      <w:pPr>
        <w:pStyle w:val="Heading1"/>
        <w:rPr>
          <w:ins w:id="120" w:author="Martin" w:date="2019-04-14T17:37:00Z"/>
          <w:del w:id="121" w:author="Martin Urubek" w:date="2019-08-17T22:42:00Z"/>
        </w:rPr>
        <w:pPrChange w:id="122" w:author="Martin Urubek" w:date="2019-10-19T14:14:00Z">
          <w:pPr>
            <w:pStyle w:val="ListParagraph"/>
            <w:numPr>
              <w:numId w:val="14"/>
            </w:numPr>
            <w:ind w:left="792" w:hanging="360"/>
          </w:pPr>
        </w:pPrChange>
      </w:pPr>
      <w:ins w:id="123" w:author="Martin" w:date="2019-04-14T17:37:00Z">
        <w:del w:id="124" w:author="Martin Urubek" w:date="2019-08-17T22:42:00Z">
          <w:r w:rsidDel="009670DF">
            <w:delText>Is our position bad to initiate from? Call to relocate!</w:delText>
          </w:r>
        </w:del>
      </w:ins>
    </w:p>
    <w:p w14:paraId="06697018" w14:textId="183DD2E9" w:rsidR="00060ACE" w:rsidDel="004C7488" w:rsidRDefault="00060ACE">
      <w:pPr>
        <w:pStyle w:val="Heading1"/>
        <w:rPr>
          <w:del w:id="125" w:author="Martin Urubek" w:date="2019-08-11T16:29:00Z"/>
        </w:rPr>
        <w:pPrChange w:id="126" w:author="Martin Urubek" w:date="2019-10-19T14:14:00Z">
          <w:pPr>
            <w:pStyle w:val="ListParagraph"/>
            <w:numPr>
              <w:numId w:val="14"/>
            </w:numPr>
            <w:ind w:left="792" w:hanging="360"/>
          </w:pPr>
        </w:pPrChange>
      </w:pPr>
      <w:ins w:id="127" w:author="Martin" w:date="2019-04-14T17:37:00Z">
        <w:del w:id="128" w:author="Martin Urubek" w:date="2019-08-17T22:42:00Z">
          <w:r w:rsidDel="009670DF">
            <w:delText>Is the opponent getting a crucial part of map geometry (Highground, point, health pack rooms etc), that could make us lose the fight? Call to move to a fitting team movement to prevent it/ minimize the damage.</w:delText>
          </w:r>
        </w:del>
      </w:ins>
    </w:p>
    <w:p w14:paraId="15FDF095" w14:textId="562A55F6" w:rsidR="00060ACE" w:rsidDel="009670DF" w:rsidRDefault="00060ACE">
      <w:pPr>
        <w:pStyle w:val="Heading1"/>
        <w:rPr>
          <w:ins w:id="129" w:author="Martin" w:date="2019-04-14T17:37:00Z"/>
          <w:del w:id="130" w:author="Martin Urubek" w:date="2019-08-17T22:42:00Z"/>
        </w:rPr>
        <w:pPrChange w:id="131" w:author="Martin Urubek" w:date="2019-10-19T14:14:00Z">
          <w:pPr/>
        </w:pPrChange>
      </w:pPr>
      <w:ins w:id="132" w:author="Martin" w:date="2019-04-14T17:37:00Z">
        <w:del w:id="133" w:author="Martin Urubek" w:date="2019-08-17T22:42:00Z">
          <w:r w:rsidDel="009670DF">
            <w:delText>Stabilize/aggression: Can we go agressive to get kills or do we need to heal up and get cooldowns first?</w:delText>
          </w:r>
        </w:del>
      </w:ins>
    </w:p>
    <w:p w14:paraId="4A034FE2" w14:textId="642580F4" w:rsidR="00060ACE" w:rsidDel="009670DF" w:rsidRDefault="00060ACE">
      <w:pPr>
        <w:pStyle w:val="Heading1"/>
        <w:rPr>
          <w:ins w:id="134" w:author="Martin" w:date="2019-04-14T17:37:00Z"/>
          <w:del w:id="135" w:author="Martin Urubek" w:date="2019-08-17T22:42:00Z"/>
        </w:rPr>
        <w:pPrChange w:id="136" w:author="Martin Urubek" w:date="2019-10-19T14:14:00Z">
          <w:pPr/>
        </w:pPrChange>
      </w:pPr>
      <w:ins w:id="137" w:author="Martin" w:date="2019-04-14T17:37:00Z">
        <w:del w:id="138" w:author="Martin Urubek" w:date="2019-08-17T22:42:00Z">
          <w:r w:rsidDel="009670DF">
            <w:delText>Here again, if comms get too strongly into different directions, the IGL has the last word, unless you assign a main shotcaller that is just for organizing the shotcalling a little bit (which is untypical nowadays, but still possible).</w:delText>
          </w:r>
        </w:del>
      </w:ins>
    </w:p>
    <w:p w14:paraId="7C1C5D13" w14:textId="23F3D485" w:rsidR="00060ACE" w:rsidDel="009670DF" w:rsidRDefault="00060ACE">
      <w:pPr>
        <w:pStyle w:val="Heading1"/>
        <w:rPr>
          <w:ins w:id="139" w:author="Martin" w:date="2019-04-14T17:37:00Z"/>
          <w:del w:id="140" w:author="Martin Urubek" w:date="2019-08-17T22:42:00Z"/>
        </w:rPr>
        <w:pPrChange w:id="141" w:author="Martin Urubek" w:date="2019-10-19T14:14:00Z">
          <w:pPr/>
        </w:pPrChange>
      </w:pPr>
      <w:ins w:id="142" w:author="Martin" w:date="2019-04-14T17:37:00Z">
        <w:del w:id="143" w:author="Martin Urubek" w:date="2019-08-17T22:42:00Z">
          <w:r w:rsidDel="009670DF">
            <w:delText>While a team builds more synergy, the comms will get cleaner automatically, because everyone will get used/coached to the same way of thinking/behaving about certain situations.</w:delText>
          </w:r>
        </w:del>
      </w:ins>
    </w:p>
    <w:p w14:paraId="672BA925" w14:textId="3AB86DB3" w:rsidR="00060ACE" w:rsidDel="009670DF" w:rsidRDefault="00060ACE">
      <w:pPr>
        <w:pStyle w:val="Heading1"/>
        <w:rPr>
          <w:ins w:id="144" w:author="Martin" w:date="2019-04-14T17:37:00Z"/>
          <w:del w:id="145" w:author="Martin Urubek" w:date="2019-08-17T22:42:00Z"/>
        </w:rPr>
        <w:pPrChange w:id="146" w:author="Martin Urubek" w:date="2019-10-19T14:14:00Z">
          <w:pPr>
            <w:pStyle w:val="Heading3"/>
          </w:pPr>
        </w:pPrChange>
      </w:pPr>
      <w:ins w:id="147" w:author="Martin" w:date="2019-04-14T17:37:00Z">
        <w:del w:id="148" w:author="Martin Urubek" w:date="2019-08-17T22:42:00Z">
          <w:r w:rsidDel="009670DF">
            <w:delText>Targetcalling</w:delText>
          </w:r>
        </w:del>
      </w:ins>
    </w:p>
    <w:p w14:paraId="1104EB67" w14:textId="0B512ECA" w:rsidR="00060ACE" w:rsidDel="009670DF" w:rsidRDefault="00060ACE">
      <w:pPr>
        <w:pStyle w:val="Heading1"/>
        <w:rPr>
          <w:ins w:id="149" w:author="Martin" w:date="2019-04-14T17:37:00Z"/>
          <w:del w:id="150" w:author="Martin Urubek" w:date="2019-08-17T22:42:00Z"/>
        </w:rPr>
        <w:pPrChange w:id="151" w:author="Martin Urubek" w:date="2019-10-19T14:14:00Z">
          <w:pPr/>
        </w:pPrChange>
      </w:pPr>
      <w:ins w:id="152" w:author="Martin" w:date="2019-04-14T17:37:00Z">
        <w:del w:id="153" w:author="Martin Urubek" w:date="2019-08-17T22:42:00Z">
          <w:r w:rsidDel="009670DF">
            <w:delText>If everybody shoots the same target, it will just explode. Get deleted. Scooped off the map. In orderr to do so, you assign a targetcaller, that calls which target to focus.</w:delText>
          </w:r>
        </w:del>
      </w:ins>
    </w:p>
    <w:p w14:paraId="04C784AC" w14:textId="47C1519A" w:rsidR="00060ACE" w:rsidDel="009670DF" w:rsidRDefault="00060ACE">
      <w:pPr>
        <w:pStyle w:val="Heading1"/>
        <w:rPr>
          <w:ins w:id="154" w:author="Martin" w:date="2019-04-14T17:37:00Z"/>
          <w:del w:id="155" w:author="Martin Urubek" w:date="2019-08-17T22:42:00Z"/>
        </w:rPr>
        <w:pPrChange w:id="156" w:author="Martin Urubek" w:date="2019-10-19T14:14:00Z">
          <w:pPr/>
        </w:pPrChange>
      </w:pPr>
      <w:ins w:id="157" w:author="Martin" w:date="2019-04-14T17:37:00Z">
        <w:del w:id="158" w:author="Martin Urubek" w:date="2019-08-17T22:42:00Z">
          <w:r w:rsidDel="009670DF">
            <w:delText>Again, its not about getting the right target, but that (almost) all focus the same target, which is much more effective.</w:delText>
          </w:r>
        </w:del>
      </w:ins>
    </w:p>
    <w:p w14:paraId="75395B13" w14:textId="4D90C4F2" w:rsidR="00060ACE" w:rsidDel="009670DF" w:rsidRDefault="00060ACE">
      <w:pPr>
        <w:pStyle w:val="Heading1"/>
        <w:rPr>
          <w:ins w:id="159" w:author="Martin" w:date="2019-04-14T17:37:00Z"/>
          <w:del w:id="160" w:author="Martin Urubek" w:date="2019-08-17T22:42:00Z"/>
        </w:rPr>
        <w:pPrChange w:id="161" w:author="Martin Urubek" w:date="2019-10-19T14:14:00Z">
          <w:pPr/>
        </w:pPrChange>
      </w:pPr>
      <w:ins w:id="162" w:author="Martin" w:date="2019-04-14T17:37:00Z">
        <w:del w:id="163" w:author="Martin Urubek" w:date="2019-08-17T22:42:00Z">
          <w:r w:rsidDel="009670DF">
            <w:delText>Unless the composition/playstyle requires you to focus another target (i.e. you play widowmaker or need to zone out snipers as dive tank), you really want to always keep your damage output on the called target.</w:delText>
          </w:r>
        </w:del>
      </w:ins>
    </w:p>
    <w:p w14:paraId="3467E8A1" w14:textId="4B4B1829" w:rsidR="00060ACE" w:rsidDel="009670DF" w:rsidRDefault="00060ACE">
      <w:pPr>
        <w:pStyle w:val="Heading1"/>
        <w:rPr>
          <w:ins w:id="164" w:author="Martin" w:date="2019-04-14T17:37:00Z"/>
          <w:del w:id="165" w:author="Martin Urubek" w:date="2019-08-17T22:42:00Z"/>
        </w:rPr>
        <w:pPrChange w:id="166" w:author="Martin Urubek" w:date="2019-10-19T14:14:00Z">
          <w:pPr>
            <w:pStyle w:val="Heading3"/>
          </w:pPr>
        </w:pPrChange>
      </w:pPr>
      <w:ins w:id="167" w:author="Martin" w:date="2019-04-14T17:37:00Z">
        <w:del w:id="168" w:author="Martin Urubek" w:date="2019-08-17T22:42:00Z">
          <w:r w:rsidDel="009670DF">
            <w:delText>Statecalling</w:delText>
          </w:r>
        </w:del>
      </w:ins>
    </w:p>
    <w:p w14:paraId="115444BA" w14:textId="5874D966" w:rsidR="00060ACE" w:rsidDel="009670DF" w:rsidRDefault="00060ACE">
      <w:pPr>
        <w:pStyle w:val="Heading1"/>
        <w:rPr>
          <w:ins w:id="169" w:author="Martin" w:date="2019-04-14T17:37:00Z"/>
          <w:del w:id="170" w:author="Martin Urubek" w:date="2019-08-17T22:42:00Z"/>
        </w:rPr>
        <w:pPrChange w:id="171" w:author="Martin Urubek" w:date="2019-10-19T14:14:00Z">
          <w:pPr/>
        </w:pPrChange>
      </w:pPr>
      <w:ins w:id="172" w:author="Martin" w:date="2019-04-14T17:37:00Z">
        <w:del w:id="173" w:author="Martin Urubek" w:date="2019-08-17T22:42:00Z">
          <w:r w:rsidDel="009670DF">
            <w:delText xml:space="preserve">Everyone should always call out the information they see/hear. </w:delText>
          </w:r>
        </w:del>
      </w:ins>
    </w:p>
    <w:p w14:paraId="68DD5E0C" w14:textId="4218EA56" w:rsidR="00060ACE" w:rsidDel="009670DF" w:rsidRDefault="00060ACE">
      <w:pPr>
        <w:pStyle w:val="Heading1"/>
        <w:rPr>
          <w:ins w:id="174" w:author="Martin" w:date="2019-04-14T17:37:00Z"/>
          <w:del w:id="175" w:author="Martin Urubek" w:date="2019-08-17T22:42:00Z"/>
        </w:rPr>
        <w:pPrChange w:id="176" w:author="Martin Urubek" w:date="2019-10-19T14:14:00Z">
          <w:pPr/>
        </w:pPrChange>
      </w:pPr>
      <w:ins w:id="177" w:author="Martin" w:date="2019-04-14T17:37:00Z">
        <w:del w:id="178" w:author="Martin Urubek" w:date="2019-08-17T22:42:00Z">
          <w:r w:rsidDel="009670DF">
            <w:delText>What heroes does the opponent have? Is widowmaker taking another angle? Is a Genji Flanking? Does Reinhardt set up for a flankshatter?</w:delText>
          </w:r>
        </w:del>
      </w:ins>
    </w:p>
    <w:p w14:paraId="0F6DE155" w14:textId="75DEDC5F" w:rsidR="00060ACE" w:rsidDel="009670DF" w:rsidRDefault="00060ACE">
      <w:pPr>
        <w:pStyle w:val="Heading1"/>
        <w:rPr>
          <w:ins w:id="179" w:author="Martin" w:date="2019-04-14T17:37:00Z"/>
          <w:del w:id="180" w:author="Martin Urubek" w:date="2019-08-17T22:42:00Z"/>
        </w:rPr>
        <w:pPrChange w:id="181" w:author="Martin Urubek" w:date="2019-10-19T14:14:00Z">
          <w:pPr/>
        </w:pPrChange>
      </w:pPr>
      <w:ins w:id="182" w:author="Martin" w:date="2019-04-14T17:37:00Z">
        <w:del w:id="183" w:author="Martin Urubek" w:date="2019-08-17T22:42:00Z">
          <w:r w:rsidDel="009670DF">
            <w:delText>Do you need healing? Did the opponent use a crucial cooldown? Do you need to wait for an important cooldown?</w:delText>
          </w:r>
        </w:del>
      </w:ins>
    </w:p>
    <w:p w14:paraId="056A2DBC" w14:textId="34AFA502" w:rsidR="00060ACE" w:rsidDel="009670DF" w:rsidRDefault="00060ACE">
      <w:pPr>
        <w:pStyle w:val="Heading1"/>
        <w:rPr>
          <w:ins w:id="184" w:author="Martin" w:date="2019-04-14T17:37:00Z"/>
          <w:del w:id="185" w:author="Martin Urubek" w:date="2019-08-17T22:42:00Z"/>
        </w:rPr>
        <w:pPrChange w:id="186" w:author="Martin Urubek" w:date="2019-10-19T14:14:00Z">
          <w:pPr/>
        </w:pPrChange>
      </w:pPr>
      <w:ins w:id="187" w:author="Martin" w:date="2019-04-14T17:37:00Z">
        <w:del w:id="188" w:author="Martin Urubek" w:date="2019-08-17T22:42:00Z">
          <w:r w:rsidDel="009670DF">
            <w:delText>Call it and everyone can adjust their play. Just try to make the strength of the call equivalent to the importance. Dont call over stuff that is more important.</w:delText>
          </w:r>
        </w:del>
      </w:ins>
    </w:p>
    <w:p w14:paraId="55692D15" w14:textId="06C2EFD0" w:rsidR="00060ACE" w:rsidDel="009670DF" w:rsidRDefault="00060ACE">
      <w:pPr>
        <w:pStyle w:val="Heading1"/>
        <w:rPr>
          <w:ins w:id="189" w:author="Martin" w:date="2019-04-14T17:38:00Z"/>
          <w:del w:id="190" w:author="Martin Urubek" w:date="2019-08-17T22:42:00Z"/>
        </w:rPr>
        <w:pPrChange w:id="191" w:author="Martin Urubek" w:date="2019-10-19T14:14:00Z">
          <w:pPr>
            <w:spacing w:before="0" w:after="240" w:line="252" w:lineRule="auto"/>
            <w:ind w:left="0" w:right="0"/>
          </w:pPr>
        </w:pPrChange>
      </w:pPr>
      <w:ins w:id="192" w:author="Martin" w:date="2019-04-14T17:38:00Z">
        <w:del w:id="193" w:author="Martin Urubek" w:date="2019-08-17T22:42:00Z">
          <w:r w:rsidDel="009670DF">
            <w:br w:type="page"/>
          </w:r>
        </w:del>
      </w:ins>
    </w:p>
    <w:p w14:paraId="3EF369C7" w14:textId="7F76BBC6" w:rsidR="00060ACE" w:rsidRPr="004B64C4" w:rsidDel="009670DF" w:rsidRDefault="00060ACE">
      <w:pPr>
        <w:pStyle w:val="Heading1"/>
        <w:rPr>
          <w:del w:id="194" w:author="Martin Urubek" w:date="2019-08-17T22:42:00Z"/>
        </w:rPr>
        <w:pPrChange w:id="195" w:author="Martin Urubek" w:date="2019-10-19T14:14:00Z">
          <w:pPr/>
        </w:pPrChange>
      </w:pPr>
    </w:p>
    <w:p w14:paraId="1B2DC765" w14:textId="12AF7E84" w:rsidR="0044621E" w:rsidDel="009670DF" w:rsidRDefault="0044621E">
      <w:pPr>
        <w:pStyle w:val="Heading1"/>
        <w:rPr>
          <w:del w:id="196" w:author="Martin Urubek" w:date="2019-08-17T22:42:00Z"/>
        </w:rPr>
        <w:pPrChange w:id="197" w:author="Martin Urubek" w:date="2019-10-19T14:14:00Z">
          <w:pPr>
            <w:pStyle w:val="Heading2"/>
          </w:pPr>
        </w:pPrChange>
      </w:pPr>
      <w:del w:id="198" w:author="Martin Urubek" w:date="2019-08-17T22:42:00Z">
        <w:r w:rsidDel="009670DF">
          <w:delText xml:space="preserve">In Game Leader </w:delText>
        </w:r>
      </w:del>
    </w:p>
    <w:p w14:paraId="464727D6" w14:textId="59B81A2C" w:rsidR="00235171" w:rsidDel="009670DF" w:rsidRDefault="00235171">
      <w:pPr>
        <w:pStyle w:val="Heading1"/>
        <w:rPr>
          <w:del w:id="199" w:author="Martin Urubek" w:date="2019-08-17T22:42:00Z"/>
        </w:rPr>
        <w:pPrChange w:id="200" w:author="Martin Urubek" w:date="2019-10-19T14:14:00Z">
          <w:pPr/>
        </w:pPrChange>
      </w:pPr>
      <w:del w:id="201" w:author="Martin Urubek" w:date="2019-08-17T22:42:00Z">
        <w:r w:rsidDel="009670DF">
          <w:delText>As IGL, you are the In Game Leader, which means, that every decision is finally up to you while you are in game.</w:delText>
        </w:r>
      </w:del>
    </w:p>
    <w:p w14:paraId="32D014C9" w14:textId="1ADA181F" w:rsidR="00235171" w:rsidDel="009670DF" w:rsidRDefault="00235171">
      <w:pPr>
        <w:pStyle w:val="Heading1"/>
        <w:rPr>
          <w:del w:id="202" w:author="Martin Urubek" w:date="2019-08-17T22:42:00Z"/>
        </w:rPr>
        <w:pPrChange w:id="203" w:author="Martin Urubek" w:date="2019-10-19T14:14:00Z">
          <w:pPr/>
        </w:pPrChange>
      </w:pPr>
      <w:del w:id="204" w:author="Martin Urubek" w:date="2019-08-17T22:42:00Z">
        <w:r w:rsidDel="009670DF">
          <w:delText>That. Is. A. LOT.</w:delText>
        </w:r>
      </w:del>
    </w:p>
    <w:p w14:paraId="73BA26E7" w14:textId="08F5E0BC" w:rsidR="00235171" w:rsidDel="009670DF" w:rsidRDefault="00235171">
      <w:pPr>
        <w:pStyle w:val="Heading1"/>
        <w:rPr>
          <w:del w:id="205" w:author="Martin Urubek" w:date="2019-08-17T22:42:00Z"/>
        </w:rPr>
        <w:pPrChange w:id="206" w:author="Martin Urubek" w:date="2019-10-19T14:14:00Z">
          <w:pPr/>
        </w:pPrChange>
      </w:pPr>
      <w:del w:id="207" w:author="Martin Urubek" w:date="2019-08-17T22:42:00Z">
        <w:r w:rsidDel="009670DF">
          <w:delText>So there are 2 roles outsourced from the IGL, because they are so important that they need an individual brain to decide on: Shotcallers and targetcallers.</w:delText>
        </w:r>
      </w:del>
    </w:p>
    <w:p w14:paraId="47735B7C" w14:textId="0C89B03B" w:rsidR="00235171" w:rsidDel="009670DF" w:rsidRDefault="00235171">
      <w:pPr>
        <w:pStyle w:val="Heading1"/>
        <w:rPr>
          <w:del w:id="208" w:author="Martin Urubek" w:date="2019-08-17T22:42:00Z"/>
        </w:rPr>
        <w:pPrChange w:id="209" w:author="Martin Urubek" w:date="2019-10-19T14:14:00Z">
          <w:pPr/>
        </w:pPrChange>
      </w:pPr>
      <w:del w:id="210" w:author="Martin Urubek" w:date="2019-08-17T22:42:00Z">
        <w:r w:rsidDel="009670DF">
          <w:delText>They are usually better at calling rotations (where to go during teamfights), level of aggression, state of the current fight and the targets, so even tho you could do an override call, you shouldnt basically ever do that.</w:delText>
        </w:r>
      </w:del>
    </w:p>
    <w:p w14:paraId="2F898FB8" w14:textId="4D16643A" w:rsidR="00235171" w:rsidRPr="00235171" w:rsidDel="009670DF" w:rsidRDefault="00235171">
      <w:pPr>
        <w:pStyle w:val="Heading1"/>
        <w:rPr>
          <w:del w:id="211" w:author="Martin Urubek" w:date="2019-08-17T22:42:00Z"/>
        </w:rPr>
        <w:pPrChange w:id="212" w:author="Martin Urubek" w:date="2019-10-19T14:14:00Z">
          <w:pPr/>
        </w:pPrChange>
      </w:pPr>
      <w:del w:id="213" w:author="Martin Urubek" w:date="2019-08-17T22:42:00Z">
        <w:r w:rsidDel="009670DF">
          <w:delText>You are more resposible for the grand scheme of things: Team compositions, win conditions, state of the ultimate economy, ultimate planning, engagement routes, grand playstyle, payload management and so on. So, How do you do that?</w:delText>
        </w:r>
      </w:del>
    </w:p>
    <w:p w14:paraId="4B5B605B" w14:textId="50F84A85" w:rsidR="00FC58C2" w:rsidDel="009670DF" w:rsidRDefault="00B11424">
      <w:pPr>
        <w:pStyle w:val="Heading1"/>
        <w:rPr>
          <w:del w:id="214" w:author="Martin Urubek" w:date="2019-08-17T22:42:00Z"/>
          <w:noProof/>
        </w:rPr>
        <w:pPrChange w:id="215" w:author="Martin Urubek" w:date="2019-10-19T14:14:00Z">
          <w:pPr>
            <w:pStyle w:val="Heading3"/>
          </w:pPr>
        </w:pPrChange>
      </w:pPr>
      <w:del w:id="216" w:author="Martin Urubek" w:date="2019-08-17T22:42:00Z">
        <w:r w:rsidDel="009670DF">
          <w:rPr>
            <w:noProof/>
          </w:rPr>
          <w:delText>Team compositions</w:delText>
        </w:r>
      </w:del>
    </w:p>
    <w:p w14:paraId="0B8C6D16" w14:textId="78C0A998" w:rsidR="00B11424" w:rsidDel="009670DF" w:rsidRDefault="00B11424">
      <w:pPr>
        <w:pStyle w:val="Heading1"/>
        <w:rPr>
          <w:del w:id="217" w:author="Martin Urubek" w:date="2019-08-17T22:42:00Z"/>
          <w:noProof/>
        </w:rPr>
        <w:pPrChange w:id="218" w:author="Martin Urubek" w:date="2019-10-19T14:14:00Z">
          <w:pPr/>
        </w:pPrChange>
      </w:pPr>
      <w:del w:id="219" w:author="Martin Urubek" w:date="2019-08-17T22:42:00Z">
        <w:r w:rsidDel="009670DF">
          <w:rPr>
            <w:noProof/>
          </w:rPr>
          <w:delText>You need to assess the performance of your team comp against the opposing team comp and consider playstyle/hero/comp swaps to deal with the opposing team best.</w:delText>
        </w:r>
      </w:del>
    </w:p>
    <w:p w14:paraId="2541994B" w14:textId="68B8C81A" w:rsidR="00B11424" w:rsidDel="009670DF" w:rsidRDefault="00B11424">
      <w:pPr>
        <w:pStyle w:val="Heading1"/>
        <w:rPr>
          <w:del w:id="220" w:author="Martin Urubek" w:date="2019-08-17T22:42:00Z"/>
          <w:noProof/>
        </w:rPr>
        <w:pPrChange w:id="221" w:author="Martin Urubek" w:date="2019-10-19T14:14:00Z">
          <w:pPr/>
        </w:pPrChange>
      </w:pPr>
      <w:del w:id="222" w:author="Martin Urubek" w:date="2019-08-17T22:42:00Z">
        <w:r w:rsidDel="009670DF">
          <w:rPr>
            <w:noProof/>
          </w:rPr>
          <w:delText>This requires knowledge of the meta, general matchups and coutercyles, as well as you teammate's capabilities to play certain heroes.</w:delText>
        </w:r>
      </w:del>
    </w:p>
    <w:p w14:paraId="60A2A3D7" w14:textId="4B9CF229" w:rsidR="00B11424" w:rsidDel="009670DF" w:rsidRDefault="00B11424">
      <w:pPr>
        <w:pStyle w:val="Heading1"/>
        <w:rPr>
          <w:del w:id="223" w:author="Martin Urubek" w:date="2019-08-17T22:42:00Z"/>
          <w:noProof/>
        </w:rPr>
        <w:pPrChange w:id="224" w:author="Martin Urubek" w:date="2019-10-19T14:14:00Z">
          <w:pPr>
            <w:pStyle w:val="Heading3"/>
          </w:pPr>
        </w:pPrChange>
      </w:pPr>
      <w:del w:id="225" w:author="Martin Urubek" w:date="2019-08-17T22:42:00Z">
        <w:r w:rsidDel="009670DF">
          <w:rPr>
            <w:noProof/>
          </w:rPr>
          <w:delText>Win conditions</w:delText>
        </w:r>
      </w:del>
    </w:p>
    <w:p w14:paraId="5A7467E3" w14:textId="10BDC268" w:rsidR="00B13172" w:rsidDel="009670DF" w:rsidRDefault="00B13172">
      <w:pPr>
        <w:pStyle w:val="Heading1"/>
        <w:rPr>
          <w:del w:id="226" w:author="Martin Urubek" w:date="2019-08-17T22:42:00Z"/>
          <w:noProof/>
        </w:rPr>
        <w:pPrChange w:id="227" w:author="Martin Urubek" w:date="2019-10-19T14:14:00Z">
          <w:pPr/>
        </w:pPrChange>
      </w:pPr>
      <w:del w:id="228" w:author="Martin Urubek" w:date="2019-08-17T22:42:00Z">
        <w:r w:rsidDel="009670DF">
          <w:rPr>
            <w:noProof/>
          </w:rPr>
          <w:delText>Assess what you need to accomplish this fight to win, what the opponent needs to accomplish and how to archieve the first one while denying the second one.</w:delText>
        </w:r>
      </w:del>
    </w:p>
    <w:p w14:paraId="3EC2682D" w14:textId="119F4EA9" w:rsidR="00B11424" w:rsidDel="009670DF" w:rsidRDefault="00B13172">
      <w:pPr>
        <w:pStyle w:val="Heading1"/>
        <w:rPr>
          <w:del w:id="229" w:author="Martin Urubek" w:date="2019-08-17T22:42:00Z"/>
          <w:noProof/>
        </w:rPr>
        <w:pPrChange w:id="230" w:author="Martin Urubek" w:date="2019-10-19T14:14:00Z">
          <w:pPr/>
        </w:pPrChange>
      </w:pPr>
      <w:del w:id="231" w:author="Martin Urubek" w:date="2019-08-17T22:42:00Z">
        <w:r w:rsidDel="009670DF">
          <w:rPr>
            <w:noProof/>
          </w:rPr>
          <w:delText>Therefore, you need to know about the default win conditions of both sides as well as to do ultimate planning.</w:delText>
        </w:r>
      </w:del>
    </w:p>
    <w:p w14:paraId="432351BA" w14:textId="412AED15" w:rsidR="00B13172" w:rsidDel="009670DF" w:rsidRDefault="00F910FD">
      <w:pPr>
        <w:pStyle w:val="Heading1"/>
        <w:rPr>
          <w:del w:id="232" w:author="Martin Urubek" w:date="2019-08-17T22:42:00Z"/>
          <w:noProof/>
        </w:rPr>
        <w:pPrChange w:id="233" w:author="Martin Urubek" w:date="2019-10-19T14:14:00Z">
          <w:pPr>
            <w:pStyle w:val="Heading3"/>
          </w:pPr>
        </w:pPrChange>
      </w:pPr>
      <w:del w:id="234" w:author="Martin Urubek" w:date="2019-08-17T22:42:00Z">
        <w:r w:rsidDel="009670DF">
          <w:rPr>
            <w:noProof/>
          </w:rPr>
          <w:delText>State of the ultimate economy</w:delText>
        </w:r>
      </w:del>
    </w:p>
    <w:p w14:paraId="3D031C12" w14:textId="7C649D0F" w:rsidR="00F910FD" w:rsidDel="009670DF" w:rsidRDefault="00F910FD">
      <w:pPr>
        <w:pStyle w:val="Heading1"/>
        <w:rPr>
          <w:del w:id="235" w:author="Martin Urubek" w:date="2019-08-17T22:42:00Z"/>
          <w:noProof/>
        </w:rPr>
        <w:pPrChange w:id="236" w:author="Martin Urubek" w:date="2019-10-19T14:14:00Z">
          <w:pPr/>
        </w:pPrChange>
      </w:pPr>
      <w:del w:id="237" w:author="Martin Urubek" w:date="2019-08-17T22:42:00Z">
        <w:r w:rsidDel="009670DF">
          <w:rPr>
            <w:noProof/>
          </w:rPr>
          <w:delText>This is ult tracking. It needs a lot of work to perfect, but the basics are pretty simple.</w:delText>
        </w:r>
      </w:del>
    </w:p>
    <w:p w14:paraId="3B58ADAA" w14:textId="4787D0B6" w:rsidR="00F910FD" w:rsidDel="009670DF" w:rsidRDefault="00F910FD">
      <w:pPr>
        <w:pStyle w:val="Heading1"/>
        <w:rPr>
          <w:del w:id="238" w:author="Martin Urubek" w:date="2019-08-17T22:42:00Z"/>
          <w:noProof/>
        </w:rPr>
        <w:pPrChange w:id="239" w:author="Martin Urubek" w:date="2019-10-19T14:14:00Z">
          <w:pPr/>
        </w:pPrChange>
      </w:pPr>
      <w:del w:id="240" w:author="Martin Urubek" w:date="2019-08-17T22:42:00Z">
        <w:r w:rsidDel="009670DF">
          <w:rPr>
            <w:noProof/>
          </w:rPr>
          <w:delText>Who has done a lot of damage? Those guys will probably have ult/get their ults soon.</w:delText>
        </w:r>
      </w:del>
    </w:p>
    <w:p w14:paraId="540B2567" w14:textId="4D571FBF" w:rsidR="00F910FD" w:rsidDel="009670DF" w:rsidRDefault="00F910FD">
      <w:pPr>
        <w:pStyle w:val="Heading1"/>
        <w:rPr>
          <w:del w:id="241" w:author="Martin Urubek" w:date="2019-08-17T22:42:00Z"/>
          <w:noProof/>
        </w:rPr>
        <w:pPrChange w:id="242" w:author="Martin Urubek" w:date="2019-10-19T14:14:00Z">
          <w:pPr/>
        </w:pPrChange>
      </w:pPr>
      <w:del w:id="243" w:author="Martin Urubek" w:date="2019-08-17T22:42:00Z">
        <w:r w:rsidDel="009670DF">
          <w:rPr>
            <w:noProof/>
          </w:rPr>
          <w:delText>Who has just used their ults? They wont have their ults next fight.</w:delText>
        </w:r>
      </w:del>
    </w:p>
    <w:p w14:paraId="4AA6C7AB" w14:textId="4EAE8000" w:rsidR="00F910FD" w:rsidDel="009670DF" w:rsidRDefault="00F910FD">
      <w:pPr>
        <w:pStyle w:val="Heading1"/>
        <w:rPr>
          <w:del w:id="244" w:author="Martin Urubek" w:date="2019-08-17T22:42:00Z"/>
          <w:noProof/>
        </w:rPr>
        <w:pPrChange w:id="245" w:author="Martin Urubek" w:date="2019-10-19T14:14:00Z">
          <w:pPr/>
        </w:pPrChange>
      </w:pPr>
      <w:del w:id="246" w:author="Martin Urubek" w:date="2019-08-17T22:42:00Z">
        <w:r w:rsidDel="009670DF">
          <w:rPr>
            <w:noProof/>
          </w:rPr>
          <w:delText>Which ults didnt got used for a long time? Their ults are most defenetly online by now.</w:delText>
        </w:r>
      </w:del>
    </w:p>
    <w:p w14:paraId="7B46D07F" w14:textId="7114EFD8" w:rsidR="00990158" w:rsidDel="009670DF" w:rsidRDefault="00F910FD">
      <w:pPr>
        <w:pStyle w:val="Heading1"/>
        <w:rPr>
          <w:del w:id="247" w:author="Martin Urubek" w:date="2019-08-17T22:42:00Z"/>
          <w:noProof/>
        </w:rPr>
        <w:pPrChange w:id="248" w:author="Martin Urubek" w:date="2019-10-19T14:14:00Z">
          <w:pPr/>
        </w:pPrChange>
      </w:pPr>
      <w:del w:id="249" w:author="Martin Urubek" w:date="2019-08-17T22:42:00Z">
        <w:r w:rsidDel="009670DF">
          <w:rPr>
            <w:noProof/>
          </w:rPr>
          <w:delText>The rest comes with experience.</w:delText>
        </w:r>
      </w:del>
    </w:p>
    <w:p w14:paraId="66B98F1F" w14:textId="466F9A1C" w:rsidR="00950579" w:rsidDel="009670DF" w:rsidRDefault="002D4A00">
      <w:pPr>
        <w:pStyle w:val="Heading1"/>
        <w:rPr>
          <w:del w:id="250" w:author="Martin Urubek" w:date="2019-08-17T22:42:00Z"/>
          <w:noProof/>
        </w:rPr>
        <w:pPrChange w:id="251" w:author="Martin Urubek" w:date="2019-10-19T14:14:00Z">
          <w:pPr>
            <w:pStyle w:val="Heading3"/>
          </w:pPr>
        </w:pPrChange>
      </w:pPr>
      <w:del w:id="252" w:author="Martin Urubek" w:date="2019-08-17T22:42:00Z">
        <w:r w:rsidDel="009670DF">
          <w:rPr>
            <w:noProof/>
          </w:rPr>
          <w:delText>Ultimate planning</w:delText>
        </w:r>
      </w:del>
    </w:p>
    <w:p w14:paraId="77B4832E" w14:textId="1C2FBA0F" w:rsidR="00990158" w:rsidDel="009670DF" w:rsidRDefault="00990158">
      <w:pPr>
        <w:pStyle w:val="Heading1"/>
        <w:rPr>
          <w:del w:id="253" w:author="Martin Urubek" w:date="2019-08-17T22:42:00Z"/>
          <w:noProof/>
        </w:rPr>
        <w:pPrChange w:id="254" w:author="Martin Urubek" w:date="2019-10-19T14:14:00Z">
          <w:pPr/>
        </w:pPrChange>
      </w:pPr>
      <w:del w:id="255" w:author="Martin Urubek" w:date="2019-08-17T22:42:00Z">
        <w:r w:rsidDel="009670DF">
          <w:rPr>
            <w:noProof/>
          </w:rPr>
          <w:delText xml:space="preserve">It is heavily based on ultimate economy and mostly a part of winconditions: Which ults do you need to use to win the next teamfight without giving in too many? Do you even have enough ults to win? </w:delText>
        </w:r>
      </w:del>
    </w:p>
    <w:p w14:paraId="631983A1" w14:textId="080B2C0F" w:rsidR="00990158" w:rsidDel="009670DF" w:rsidRDefault="00990158">
      <w:pPr>
        <w:pStyle w:val="Heading1"/>
        <w:rPr>
          <w:del w:id="256" w:author="Martin Urubek" w:date="2019-08-17T22:42:00Z"/>
          <w:noProof/>
        </w:rPr>
        <w:pPrChange w:id="257" w:author="Martin Urubek" w:date="2019-10-19T14:14:00Z">
          <w:pPr/>
        </w:pPrChange>
      </w:pPr>
      <w:del w:id="258" w:author="Martin Urubek" w:date="2019-08-17T22:42:00Z">
        <w:r w:rsidDel="009670DF">
          <w:rPr>
            <w:noProof/>
          </w:rPr>
          <w:delText>If not, call for a dry push, where you dont use ultimates to make the enemy use theirs. If you see that you can win the fight that you didnt wanted to use ults in even tho they used theirs,</w:delText>
        </w:r>
      </w:del>
    </w:p>
    <w:p w14:paraId="64DBA482" w14:textId="11DB2F81" w:rsidR="00990158" w:rsidDel="009670DF" w:rsidRDefault="00990158">
      <w:pPr>
        <w:pStyle w:val="Heading1"/>
        <w:rPr>
          <w:del w:id="259" w:author="Martin Urubek" w:date="2019-08-17T22:42:00Z"/>
          <w:noProof/>
        </w:rPr>
        <w:pPrChange w:id="260" w:author="Martin Urubek" w:date="2019-10-19T14:14:00Z">
          <w:pPr/>
        </w:pPrChange>
      </w:pPr>
      <w:del w:id="261" w:author="Martin Urubek" w:date="2019-08-17T22:42:00Z">
        <w:r w:rsidDel="009670DF">
          <w:rPr>
            <w:noProof/>
          </w:rPr>
          <w:delText>you can 'override' the dry push call, so ults get used to archieve a won teamfight.</w:delText>
        </w:r>
      </w:del>
    </w:p>
    <w:p w14:paraId="5942F414" w14:textId="2097B4AF" w:rsidR="00990158" w:rsidDel="009670DF" w:rsidRDefault="00990158">
      <w:pPr>
        <w:pStyle w:val="Heading1"/>
        <w:rPr>
          <w:del w:id="262" w:author="Martin Urubek" w:date="2019-08-17T22:42:00Z"/>
          <w:noProof/>
        </w:rPr>
        <w:pPrChange w:id="263" w:author="Martin Urubek" w:date="2019-10-19T14:14:00Z">
          <w:pPr/>
        </w:pPrChange>
      </w:pPr>
      <w:del w:id="264" w:author="Martin Urubek" w:date="2019-08-17T22:42:00Z">
        <w:r w:rsidDel="009670DF">
          <w:rPr>
            <w:noProof/>
          </w:rPr>
          <w:delText>especially weigh your support ultimates against the enemy wipe ultimates and the other way round.</w:delText>
        </w:r>
      </w:del>
    </w:p>
    <w:p w14:paraId="789A8FD5" w14:textId="22A90E2A" w:rsidR="004B2A7D" w:rsidDel="009670DF" w:rsidRDefault="002D4A00">
      <w:pPr>
        <w:pStyle w:val="Heading1"/>
        <w:rPr>
          <w:del w:id="265" w:author="Martin Urubek" w:date="2019-08-17T22:42:00Z"/>
          <w:noProof/>
        </w:rPr>
        <w:pPrChange w:id="266" w:author="Martin Urubek" w:date="2019-10-19T14:14:00Z">
          <w:pPr>
            <w:pStyle w:val="Heading3"/>
          </w:pPr>
        </w:pPrChange>
      </w:pPr>
      <w:del w:id="267" w:author="Martin Urubek" w:date="2019-08-17T22:42:00Z">
        <w:r w:rsidDel="009670DF">
          <w:rPr>
            <w:noProof/>
          </w:rPr>
          <w:delText>Engagement routes</w:delText>
        </w:r>
      </w:del>
    </w:p>
    <w:p w14:paraId="5C8CE626" w14:textId="0CAA62E8" w:rsidR="004B2A7D" w:rsidDel="009670DF" w:rsidRDefault="00513072">
      <w:pPr>
        <w:pStyle w:val="Heading1"/>
        <w:rPr>
          <w:del w:id="268" w:author="Martin Urubek" w:date="2019-08-17T22:42:00Z"/>
        </w:rPr>
        <w:pPrChange w:id="269" w:author="Martin Urubek" w:date="2019-10-19T14:14:00Z">
          <w:pPr/>
        </w:pPrChange>
      </w:pPr>
      <w:del w:id="270" w:author="Martin Urubek" w:date="2019-08-17T22:42:00Z">
        <w:r w:rsidRPr="00513072" w:rsidDel="009670DF">
          <w:delText>You need to understand</w:delText>
        </w:r>
        <w:r w:rsidDel="009670DF">
          <w:delText xml:space="preserve"> </w:delText>
        </w:r>
        <w:r w:rsidR="004B2A7D" w:rsidDel="009670DF">
          <w:delText>what terrain favours your comp in comparison to the opponent's comp and find a route that has a lot of that terrain to approach the opponent.</w:delText>
        </w:r>
      </w:del>
    </w:p>
    <w:p w14:paraId="24661EBE" w14:textId="6B27E6D9" w:rsidR="0004773C" w:rsidDel="009670DF" w:rsidRDefault="004B2A7D">
      <w:pPr>
        <w:pStyle w:val="Heading1"/>
        <w:rPr>
          <w:del w:id="271" w:author="Martin Urubek" w:date="2019-08-17T22:42:00Z"/>
        </w:rPr>
        <w:pPrChange w:id="272" w:author="Martin Urubek" w:date="2019-10-19T14:14:00Z">
          <w:pPr/>
        </w:pPrChange>
      </w:pPr>
      <w:del w:id="273" w:author="Martin Urubek" w:date="2019-08-17T22:42:00Z">
        <w:r w:rsidDel="009670DF">
          <w:delText>This is kind of overlapping with your shotcaller's duties, but the initial approach can/should be at least suggested by you.</w:delText>
        </w:r>
      </w:del>
    </w:p>
    <w:p w14:paraId="7CB617D1" w14:textId="6B4C4B0C" w:rsidR="004B2A7D" w:rsidDel="009670DF" w:rsidRDefault="002D4A00">
      <w:pPr>
        <w:pStyle w:val="Heading1"/>
        <w:rPr>
          <w:del w:id="274" w:author="Martin Urubek" w:date="2019-08-17T22:42:00Z"/>
        </w:rPr>
        <w:pPrChange w:id="275" w:author="Martin Urubek" w:date="2019-10-19T14:14:00Z">
          <w:pPr>
            <w:pStyle w:val="Heading3"/>
          </w:pPr>
        </w:pPrChange>
      </w:pPr>
      <w:del w:id="276" w:author="Martin Urubek" w:date="2019-08-17T22:42:00Z">
        <w:r w:rsidDel="009670DF">
          <w:delText>Grand playstyle</w:delText>
        </w:r>
      </w:del>
    </w:p>
    <w:p w14:paraId="70BCA0FD" w14:textId="691C03FE" w:rsidR="0004773C" w:rsidDel="009670DF" w:rsidRDefault="003F2E6A">
      <w:pPr>
        <w:pStyle w:val="Heading1"/>
        <w:rPr>
          <w:del w:id="277" w:author="Martin Urubek" w:date="2019-08-17T22:42:00Z"/>
        </w:rPr>
        <w:pPrChange w:id="278" w:author="Martin Urubek" w:date="2019-10-19T14:14:00Z">
          <w:pPr/>
        </w:pPrChange>
      </w:pPr>
      <w:del w:id="279" w:author="Martin Urubek" w:date="2019-08-17T22:42:00Z">
        <w:r w:rsidRPr="003F2E6A" w:rsidDel="009670DF">
          <w:delText>Which pace does your comp want to play at in comparison to the opponent's one? Does your current playstyle differ from that? Are you not proactive enough, or don't you punish certain moves by the opposing team?</w:delText>
        </w:r>
      </w:del>
    </w:p>
    <w:p w14:paraId="0F78F1B0" w14:textId="035E03B4" w:rsidR="002D4A00" w:rsidDel="009670DF" w:rsidRDefault="002D4A00">
      <w:pPr>
        <w:pStyle w:val="Heading1"/>
        <w:rPr>
          <w:del w:id="280" w:author="Martin Urubek" w:date="2019-08-17T22:42:00Z"/>
        </w:rPr>
        <w:pPrChange w:id="281" w:author="Martin Urubek" w:date="2019-10-19T14:14:00Z">
          <w:pPr>
            <w:pStyle w:val="Heading3"/>
          </w:pPr>
        </w:pPrChange>
      </w:pPr>
      <w:del w:id="282" w:author="Martin Urubek" w:date="2019-08-17T22:42:00Z">
        <w:r w:rsidDel="009670DF">
          <w:delText>Payload management</w:delText>
        </w:r>
      </w:del>
    </w:p>
    <w:p w14:paraId="2DDCB672" w14:textId="4A5108FD" w:rsidR="002D4A00" w:rsidDel="009670DF" w:rsidRDefault="004D4727">
      <w:pPr>
        <w:pStyle w:val="Heading1"/>
        <w:rPr>
          <w:del w:id="283" w:author="Martin Urubek" w:date="2019-08-17T22:42:00Z"/>
        </w:rPr>
        <w:pPrChange w:id="284" w:author="Martin Urubek" w:date="2019-10-19T14:14:00Z">
          <w:pPr/>
        </w:pPrChange>
      </w:pPr>
      <w:del w:id="285" w:author="Martin Urubek" w:date="2019-08-17T22:42:00Z">
        <w:r w:rsidDel="009670DF">
          <w:delText>O</w:delText>
        </w:r>
        <w:r w:rsidR="002D4A00" w:rsidDel="009670DF">
          <w:delText>n payload maps, you have to decide how exactly you want to behave to push the payload as far as possible between fights. that may be 3 people on cart, for example if you are close to a checkpoint,</w:delText>
        </w:r>
      </w:del>
    </w:p>
    <w:p w14:paraId="21300AC1" w14:textId="64800800" w:rsidR="002D4A00" w:rsidDel="00E166C0" w:rsidRDefault="002D4A00">
      <w:pPr>
        <w:pStyle w:val="Heading1"/>
        <w:rPr>
          <w:del w:id="286" w:author="Martin Urubek" w:date="2019-08-11T16:32:00Z"/>
        </w:rPr>
        <w:pPrChange w:id="287" w:author="Martin Urubek" w:date="2019-10-19T14:14:00Z">
          <w:pPr/>
        </w:pPrChange>
      </w:pPr>
      <w:del w:id="288" w:author="Martin Urubek" w:date="2019-08-17T22:42:00Z">
        <w:r w:rsidDel="009670DF">
          <w:delText>or one person, while the rest of the team fights a little bit farther forward to make the payload move during fights and delay the opponent in reaching and stopping the payload.</w:delText>
        </w:r>
      </w:del>
    </w:p>
    <w:p w14:paraId="20705DF5" w14:textId="1C444CBC" w:rsidR="00CE4A40" w:rsidRPr="00CE4A40" w:rsidDel="00E166C0" w:rsidRDefault="00CE4A40">
      <w:pPr>
        <w:pStyle w:val="Heading1"/>
        <w:rPr>
          <w:del w:id="289" w:author="Martin Urubek" w:date="2019-08-11T16:32:00Z"/>
          <w:rFonts w:eastAsia="Times New Roman"/>
          <w:lang w:eastAsia="cs-CZ"/>
        </w:rPr>
        <w:pPrChange w:id="290" w:author="Martin Urubek" w:date="2019-10-19T14:14:00Z">
          <w:pPr>
            <w:pStyle w:val="Heading3"/>
          </w:pPr>
        </w:pPrChange>
      </w:pPr>
      <w:del w:id="291" w:author="Martin Urubek" w:date="2019-08-11T16:32:00Z">
        <w:r w:rsidRPr="00CE4A40" w:rsidDel="00E166C0">
          <w:rPr>
            <w:rFonts w:eastAsia="Times New Roman"/>
            <w:lang w:val="en" w:eastAsia="cs-CZ"/>
          </w:rPr>
          <w:delText>conclusion</w:delText>
        </w:r>
      </w:del>
    </w:p>
    <w:p w14:paraId="11D14949" w14:textId="5F1DA6F7" w:rsidR="00CE4A40" w:rsidDel="00E166C0" w:rsidRDefault="00CE4A40">
      <w:pPr>
        <w:pStyle w:val="Heading1"/>
        <w:rPr>
          <w:del w:id="292" w:author="Martin Urubek" w:date="2019-08-11T16:32:00Z"/>
        </w:rPr>
        <w:pPrChange w:id="293" w:author="Martin Urubek" w:date="2019-10-19T14:14:00Z">
          <w:pPr/>
        </w:pPrChange>
      </w:pPr>
      <w:del w:id="294" w:author="Martin Urubek" w:date="2019-08-11T16:32:00Z">
        <w:r w:rsidDel="00E166C0">
          <w:delText>Wrap all of the results of this analysis in a short explanation to let everyone be on the same page.</w:delText>
        </w:r>
      </w:del>
    </w:p>
    <w:p w14:paraId="24F541B9" w14:textId="2C36FD85" w:rsidR="004F14E5" w:rsidDel="00E166C0" w:rsidRDefault="00CE4A40">
      <w:pPr>
        <w:pStyle w:val="Heading1"/>
        <w:rPr>
          <w:del w:id="295" w:author="Martin Urubek" w:date="2019-08-11T16:32:00Z"/>
        </w:rPr>
        <w:pPrChange w:id="296" w:author="Martin Urubek" w:date="2019-10-19T14:14:00Z">
          <w:pPr>
            <w:pStyle w:val="Heading2"/>
          </w:pPr>
        </w:pPrChange>
      </w:pPr>
      <w:del w:id="297" w:author="Martin Urubek" w:date="2019-08-11T16:32:00Z">
        <w:r w:rsidDel="00E166C0">
          <w:delText>Dont be afraid to make mistakes. The team has to learn to do what you call for, no matter how stupid it might sound. IF what you called for was wrong, you will find it out either in the result of the next team fight,map,match or VOD review. Only through mistakes you can learn.</w:delText>
        </w:r>
      </w:del>
    </w:p>
    <w:p w14:paraId="6FE725A1" w14:textId="6320458D" w:rsidR="00423B8A" w:rsidDel="00E166C0" w:rsidRDefault="00802C23">
      <w:pPr>
        <w:pStyle w:val="Heading1"/>
        <w:rPr>
          <w:ins w:id="298" w:author="Martin" w:date="2019-04-14T17:24:00Z"/>
          <w:del w:id="299" w:author="Martin Urubek" w:date="2019-08-11T16:32:00Z"/>
        </w:rPr>
        <w:pPrChange w:id="300" w:author="Martin Urubek" w:date="2019-10-19T14:14:00Z">
          <w:pPr>
            <w:spacing w:before="0" w:after="240" w:line="252" w:lineRule="auto"/>
            <w:ind w:left="0" w:right="0"/>
          </w:pPr>
        </w:pPrChange>
      </w:pPr>
      <w:ins w:id="301" w:author="Martin" w:date="2019-04-14T17:20:00Z">
        <w:del w:id="302" w:author="Martin Urubek" w:date="2019-08-11T16:32:00Z">
          <w:r w:rsidDel="00E166C0">
            <w:delText>.</w:delText>
          </w:r>
        </w:del>
      </w:ins>
    </w:p>
    <w:p w14:paraId="119B8003" w14:textId="26D6321F" w:rsidR="00423B8A" w:rsidDel="00E166C0" w:rsidRDefault="00423B8A">
      <w:pPr>
        <w:pStyle w:val="Heading1"/>
        <w:rPr>
          <w:ins w:id="303" w:author="Martin" w:date="2019-04-14T17:24:00Z"/>
          <w:del w:id="304" w:author="Martin Urubek" w:date="2019-08-11T16:32:00Z"/>
        </w:rPr>
        <w:pPrChange w:id="305" w:author="Martin Urubek" w:date="2019-10-19T14:14:00Z">
          <w:pPr>
            <w:spacing w:before="0" w:after="240" w:line="252" w:lineRule="auto"/>
            <w:ind w:left="0" w:right="0"/>
          </w:pPr>
        </w:pPrChange>
      </w:pPr>
      <w:ins w:id="306" w:author="Martin" w:date="2019-04-14T17:24:00Z">
        <w:del w:id="307" w:author="Martin Urubek" w:date="2019-08-11T16:32:00Z">
          <w:r w:rsidDel="00E166C0">
            <w:br w:type="page"/>
          </w:r>
        </w:del>
      </w:ins>
    </w:p>
    <w:p w14:paraId="158AA392" w14:textId="3DCCA328" w:rsidR="00FC58C2" w:rsidRPr="00BA1D28" w:rsidDel="009670DF" w:rsidRDefault="007C527D">
      <w:pPr>
        <w:pStyle w:val="Heading1"/>
        <w:rPr>
          <w:del w:id="308" w:author="Martin Urubek" w:date="2019-08-17T22:43:00Z"/>
          <w:noProof/>
        </w:rPr>
        <w:pPrChange w:id="309" w:author="Martin Urubek" w:date="2019-10-19T14:14:00Z">
          <w:pPr>
            <w:pStyle w:val="Heading2"/>
          </w:pPr>
        </w:pPrChange>
      </w:pPr>
      <w:ins w:id="310" w:author="Martin" w:date="2019-04-14T17:08:00Z">
        <w:del w:id="311" w:author="Martin Urubek" w:date="2019-08-17T22:43:00Z">
          <w:r w:rsidDel="009670DF">
            <w:rPr>
              <w:noProof/>
            </w:rPr>
            <w:delText>Targetcaller</w:delText>
          </w:r>
        </w:del>
      </w:ins>
    </w:p>
    <w:p w14:paraId="02B1DF86" w14:textId="73E9C279" w:rsidR="00E67A92" w:rsidDel="009670DF" w:rsidRDefault="00E67A92">
      <w:pPr>
        <w:pStyle w:val="Heading1"/>
        <w:rPr>
          <w:ins w:id="312" w:author="Martin" w:date="2019-04-14T17:22:00Z"/>
          <w:del w:id="313" w:author="Martin Urubek" w:date="2019-08-17T22:43:00Z"/>
          <w:noProof/>
        </w:rPr>
        <w:pPrChange w:id="314" w:author="Martin Urubek" w:date="2019-10-19T14:14:00Z">
          <w:pPr/>
        </w:pPrChange>
      </w:pPr>
      <w:ins w:id="315" w:author="Martin" w:date="2019-04-14T17:22:00Z">
        <w:del w:id="316" w:author="Martin Urubek" w:date="2019-08-17T22:43:00Z">
          <w:r w:rsidDel="009670DF">
            <w:rPr>
              <w:noProof/>
            </w:rPr>
            <w:delText>As a targetcaller, you give your team a united focus.</w:delText>
          </w:r>
        </w:del>
      </w:ins>
    </w:p>
    <w:p w14:paraId="7CD8D617" w14:textId="79068A6F" w:rsidR="00E67A92" w:rsidDel="009670DF" w:rsidRDefault="00E67A92">
      <w:pPr>
        <w:pStyle w:val="Heading1"/>
        <w:rPr>
          <w:ins w:id="317" w:author="Martin" w:date="2019-04-14T17:22:00Z"/>
          <w:del w:id="318" w:author="Martin Urubek" w:date="2019-08-17T22:43:00Z"/>
          <w:noProof/>
        </w:rPr>
        <w:pPrChange w:id="319" w:author="Martin Urubek" w:date="2019-10-19T14:14:00Z">
          <w:pPr/>
        </w:pPrChange>
      </w:pPr>
      <w:ins w:id="320" w:author="Martin" w:date="2019-04-14T17:22:00Z">
        <w:del w:id="321" w:author="Martin Urubek" w:date="2019-08-17T22:43:00Z">
          <w:r w:rsidDel="009670DF">
            <w:rPr>
              <w:noProof/>
            </w:rPr>
            <w:delText>If six people shoot the same target, almost any comp can even burn through a transcendence and kill someone in its duration.</w:delText>
          </w:r>
        </w:del>
      </w:ins>
    </w:p>
    <w:p w14:paraId="259A3C53" w14:textId="2A658742" w:rsidR="00E67A92" w:rsidDel="009670DF" w:rsidRDefault="00E67A92">
      <w:pPr>
        <w:pStyle w:val="Heading1"/>
        <w:rPr>
          <w:ins w:id="322" w:author="Martin" w:date="2019-04-14T17:22:00Z"/>
          <w:del w:id="323" w:author="Martin Urubek" w:date="2019-08-17T22:43:00Z"/>
          <w:noProof/>
        </w:rPr>
        <w:pPrChange w:id="324" w:author="Martin Urubek" w:date="2019-10-19T14:14:00Z">
          <w:pPr/>
        </w:pPrChange>
      </w:pPr>
      <w:ins w:id="325" w:author="Martin" w:date="2019-04-14T17:22:00Z">
        <w:del w:id="326" w:author="Martin Urubek" w:date="2019-08-17T22:43:00Z">
          <w:r w:rsidDel="009670DF">
            <w:rPr>
              <w:noProof/>
            </w:rPr>
            <w:delText>The most superficial part of targetcalling is easy: Just name one character of the opponent's comp. But that is just the surface.</w:delText>
          </w:r>
        </w:del>
      </w:ins>
    </w:p>
    <w:p w14:paraId="29091266" w14:textId="473B49FD" w:rsidR="00E67A92" w:rsidDel="009670DF" w:rsidRDefault="00E67A92">
      <w:pPr>
        <w:pStyle w:val="Heading1"/>
        <w:rPr>
          <w:ins w:id="327" w:author="Martin" w:date="2019-04-14T17:22:00Z"/>
          <w:del w:id="328" w:author="Martin Urubek" w:date="2019-08-17T22:43:00Z"/>
          <w:noProof/>
        </w:rPr>
        <w:pPrChange w:id="329" w:author="Martin Urubek" w:date="2019-10-19T14:14:00Z">
          <w:pPr/>
        </w:pPrChange>
      </w:pPr>
      <w:ins w:id="330" w:author="Martin" w:date="2019-04-14T17:22:00Z">
        <w:del w:id="331" w:author="Martin Urubek" w:date="2019-08-17T22:43:00Z">
          <w:r w:rsidDel="009670DF">
            <w:rPr>
              <w:noProof/>
            </w:rPr>
            <w:delText>You want to call a target that is most optimal for your team's chances to success:</w:delText>
          </w:r>
        </w:del>
      </w:ins>
    </w:p>
    <w:p w14:paraId="5C138927" w14:textId="1A60A49E" w:rsidR="00E67A92" w:rsidDel="009670DF" w:rsidRDefault="00E67A92">
      <w:pPr>
        <w:pStyle w:val="Heading1"/>
        <w:rPr>
          <w:ins w:id="332" w:author="Martin" w:date="2019-04-14T17:22:00Z"/>
          <w:del w:id="333" w:author="Martin Urubek" w:date="2019-08-17T22:43:00Z"/>
          <w:noProof/>
        </w:rPr>
        <w:pPrChange w:id="334" w:author="Martin Urubek" w:date="2019-10-19T14:14:00Z">
          <w:pPr/>
        </w:pPrChange>
      </w:pPr>
      <w:ins w:id="335" w:author="Martin" w:date="2019-04-14T17:22:00Z">
        <w:del w:id="336" w:author="Martin Urubek" w:date="2019-08-17T22:43:00Z">
          <w:r w:rsidDel="009670DF">
            <w:rPr>
              <w:noProof/>
            </w:rPr>
            <w:delText>It should be reachable by as many teammates as possible, have as little valid retreat options as possible, be vulnerable to debuffs and cc your team can dish out</w:delText>
          </w:r>
        </w:del>
      </w:ins>
    </w:p>
    <w:p w14:paraId="74817C8C" w14:textId="543F689F" w:rsidR="00E67A92" w:rsidDel="009670DF" w:rsidRDefault="00E67A92">
      <w:pPr>
        <w:pStyle w:val="Heading1"/>
        <w:rPr>
          <w:ins w:id="337" w:author="Martin" w:date="2019-04-14T17:22:00Z"/>
          <w:del w:id="338" w:author="Martin Urubek" w:date="2019-08-17T22:43:00Z"/>
          <w:noProof/>
        </w:rPr>
        <w:pPrChange w:id="339" w:author="Martin Urubek" w:date="2019-10-19T14:14:00Z">
          <w:pPr/>
        </w:pPrChange>
      </w:pPr>
      <w:ins w:id="340" w:author="Martin" w:date="2019-04-14T17:22:00Z">
        <w:del w:id="341" w:author="Martin Urubek" w:date="2019-08-17T22:43:00Z">
          <w:r w:rsidDel="009670DF">
            <w:rPr>
              <w:noProof/>
            </w:rPr>
            <w:delText>and ideally have as little protection/peel/support from his team as possible while being easy to hit and having a small health pool.</w:delText>
          </w:r>
        </w:del>
      </w:ins>
    </w:p>
    <w:p w14:paraId="26940FD5" w14:textId="76ACC701" w:rsidR="00E67A92" w:rsidDel="009670DF" w:rsidRDefault="00E67A92">
      <w:pPr>
        <w:pStyle w:val="Heading1"/>
        <w:rPr>
          <w:ins w:id="342" w:author="Martin" w:date="2019-04-14T17:22:00Z"/>
          <w:del w:id="343" w:author="Martin Urubek" w:date="2019-08-17T22:43:00Z"/>
          <w:noProof/>
        </w:rPr>
        <w:pPrChange w:id="344" w:author="Martin Urubek" w:date="2019-10-19T14:14:00Z">
          <w:pPr/>
        </w:pPrChange>
      </w:pPr>
      <w:ins w:id="345" w:author="Martin" w:date="2019-04-14T17:22:00Z">
        <w:del w:id="346" w:author="Martin Urubek" w:date="2019-08-17T22:43:00Z">
          <w:r w:rsidDel="009670DF">
            <w:rPr>
              <w:noProof/>
            </w:rPr>
            <w:delText>That is a lot of wishes and interests that need to be fulfilled. Obviously, there is basically never a situation like that, but you need to find the target that is closest to that or can be brought as close to that as possible.</w:delText>
          </w:r>
        </w:del>
      </w:ins>
    </w:p>
    <w:p w14:paraId="1930135B" w14:textId="26958110" w:rsidR="00E67A92" w:rsidDel="009670DF" w:rsidRDefault="00E67A92">
      <w:pPr>
        <w:pStyle w:val="Heading1"/>
        <w:rPr>
          <w:ins w:id="347" w:author="Martin" w:date="2019-04-14T17:22:00Z"/>
          <w:del w:id="348" w:author="Martin Urubek" w:date="2019-08-17T22:43:00Z"/>
          <w:noProof/>
        </w:rPr>
        <w:pPrChange w:id="349" w:author="Martin Urubek" w:date="2019-10-19T14:14:00Z">
          <w:pPr/>
        </w:pPrChange>
      </w:pPr>
      <w:ins w:id="350" w:author="Martin" w:date="2019-04-14T17:22:00Z">
        <w:del w:id="351" w:author="Martin Urubek" w:date="2019-08-17T22:43:00Z">
          <w:r w:rsidDel="009670DF">
            <w:rPr>
              <w:noProof/>
            </w:rPr>
            <w:delText>What that target ultimately is depends on their comp and playstyle, your comp and playstyle and the terrain.</w:delText>
          </w:r>
        </w:del>
      </w:ins>
    </w:p>
    <w:p w14:paraId="64634DA4" w14:textId="2C380102" w:rsidR="00E67A92" w:rsidDel="009670DF" w:rsidRDefault="00E67A92">
      <w:pPr>
        <w:pStyle w:val="Heading1"/>
        <w:rPr>
          <w:ins w:id="352" w:author="Martin" w:date="2019-04-14T17:22:00Z"/>
          <w:del w:id="353" w:author="Martin Urubek" w:date="2019-08-17T22:43:00Z"/>
          <w:noProof/>
        </w:rPr>
        <w:pPrChange w:id="354" w:author="Martin Urubek" w:date="2019-10-19T14:14:00Z">
          <w:pPr/>
        </w:pPrChange>
      </w:pPr>
      <w:ins w:id="355" w:author="Martin" w:date="2019-04-14T17:22:00Z">
        <w:del w:id="356" w:author="Martin Urubek" w:date="2019-08-17T22:43:00Z">
          <w:r w:rsidDel="009670DF">
            <w:rPr>
              <w:noProof/>
            </w:rPr>
            <w:delText>Examples: A Dive wants to focus a zenyatta, even though he is in the opponent's backline, while a Goat wants to overrun the opponent's tankline, even though they have a lot of health and heal.</w:delText>
          </w:r>
        </w:del>
      </w:ins>
    </w:p>
    <w:p w14:paraId="50A686A3" w14:textId="31884BC1" w:rsidR="00E67A92" w:rsidDel="009670DF" w:rsidRDefault="00E67A92">
      <w:pPr>
        <w:pStyle w:val="Heading1"/>
        <w:rPr>
          <w:ins w:id="357" w:author="Martin" w:date="2019-04-14T17:22:00Z"/>
          <w:del w:id="358" w:author="Martin Urubek" w:date="2019-08-17T22:43:00Z"/>
          <w:noProof/>
        </w:rPr>
        <w:pPrChange w:id="359" w:author="Martin Urubek" w:date="2019-10-19T14:14:00Z">
          <w:pPr/>
        </w:pPrChange>
      </w:pPr>
      <w:ins w:id="360" w:author="Martin" w:date="2019-04-14T17:22:00Z">
        <w:del w:id="361" w:author="Martin Urubek" w:date="2019-08-17T22:43:00Z">
          <w:r w:rsidDel="009670DF">
            <w:rPr>
              <w:noProof/>
            </w:rPr>
            <w:delText>A well crafted comp will have very few targets that are even remotely valid. In this case, you enter a poke phase, where you look for an opening in the opponents defense.</w:delText>
          </w:r>
        </w:del>
      </w:ins>
    </w:p>
    <w:p w14:paraId="1F87F0EF" w14:textId="3139C9FC" w:rsidR="00E67A92" w:rsidDel="009670DF" w:rsidRDefault="00E67A92">
      <w:pPr>
        <w:pStyle w:val="Heading1"/>
        <w:rPr>
          <w:ins w:id="362" w:author="Martin" w:date="2019-04-14T17:22:00Z"/>
          <w:del w:id="363" w:author="Martin Urubek" w:date="2019-08-17T22:43:00Z"/>
          <w:noProof/>
        </w:rPr>
        <w:pPrChange w:id="364" w:author="Martin Urubek" w:date="2019-10-19T14:14:00Z">
          <w:pPr/>
        </w:pPrChange>
      </w:pPr>
      <w:ins w:id="365" w:author="Martin" w:date="2019-04-14T17:22:00Z">
        <w:del w:id="366" w:author="Martin Urubek" w:date="2019-08-17T22:43:00Z">
          <w:r w:rsidDel="009670DF">
            <w:rPr>
              <w:noProof/>
            </w:rPr>
            <w:delText>If your comp is vastly inferior in a poke phase, you want to make that time as short as possible and even go after less optimal targets just to get out of it (Best Example: playing Goats against a poke comp[that is where the poke comp gets its name from after all])</w:delText>
          </w:r>
        </w:del>
      </w:ins>
    </w:p>
    <w:p w14:paraId="3D32D2DF" w14:textId="11069188" w:rsidR="00E67A92" w:rsidDel="009670DF" w:rsidRDefault="00E67A92">
      <w:pPr>
        <w:pStyle w:val="Heading1"/>
        <w:rPr>
          <w:ins w:id="367" w:author="Martin" w:date="2019-04-14T17:22:00Z"/>
          <w:del w:id="368" w:author="Martin Urubek" w:date="2019-08-17T22:43:00Z"/>
          <w:noProof/>
        </w:rPr>
        <w:pPrChange w:id="369" w:author="Martin Urubek" w:date="2019-10-19T14:14:00Z">
          <w:pPr/>
        </w:pPrChange>
      </w:pPr>
    </w:p>
    <w:p w14:paraId="61D08AE1" w14:textId="6FB241E9" w:rsidR="00E67A92" w:rsidDel="009670DF" w:rsidRDefault="00E67A92">
      <w:pPr>
        <w:pStyle w:val="Heading1"/>
        <w:rPr>
          <w:ins w:id="370" w:author="Martin" w:date="2019-04-14T17:22:00Z"/>
          <w:del w:id="371" w:author="Martin Urubek" w:date="2019-08-17T22:43:00Z"/>
          <w:noProof/>
        </w:rPr>
        <w:pPrChange w:id="372" w:author="Martin Urubek" w:date="2019-10-19T14:14:00Z">
          <w:pPr/>
        </w:pPrChange>
      </w:pPr>
      <w:ins w:id="373" w:author="Martin" w:date="2019-04-14T17:22:00Z">
        <w:del w:id="374" w:author="Martin Urubek" w:date="2019-08-17T22:43:00Z">
          <w:r w:rsidDel="009670DF">
            <w:rPr>
              <w:noProof/>
            </w:rPr>
            <w:delText>Sometimes, a less ideal target gets ideal by being the pivot point of the opponents comp, whithout which that comp falls apart(like shields), or because that target will get so much value that you will lose if he is not shut down quickly (like bastion or invulnerability fields)</w:delText>
          </w:r>
        </w:del>
      </w:ins>
    </w:p>
    <w:p w14:paraId="186CB9B9" w14:textId="4DA130E7" w:rsidR="00E67A92" w:rsidDel="009670DF" w:rsidRDefault="00E67A92">
      <w:pPr>
        <w:pStyle w:val="Heading1"/>
        <w:rPr>
          <w:ins w:id="375" w:author="Martin" w:date="2019-04-14T17:22:00Z"/>
          <w:del w:id="376" w:author="Martin Urubek" w:date="2019-08-17T22:43:00Z"/>
          <w:noProof/>
        </w:rPr>
        <w:pPrChange w:id="377" w:author="Martin Urubek" w:date="2019-10-19T14:14:00Z">
          <w:pPr/>
        </w:pPrChange>
      </w:pPr>
      <w:ins w:id="378" w:author="Martin" w:date="2019-04-14T17:22:00Z">
        <w:del w:id="379" w:author="Martin Urubek" w:date="2019-08-17T22:43:00Z">
          <w:r w:rsidDel="009670DF">
            <w:rPr>
              <w:noProof/>
            </w:rPr>
            <w:delText>Ideal targets can also change during a fight and a previously great target gets bad(by getting peeled for/backing off). Here, you have to judge from case to case whether you swich the target or stay on the previous one,</w:delText>
          </w:r>
        </w:del>
      </w:ins>
    </w:p>
    <w:p w14:paraId="1E1DBBD6" w14:textId="475A5EC9" w:rsidR="00E67A92" w:rsidDel="009670DF" w:rsidRDefault="00E67A92">
      <w:pPr>
        <w:pStyle w:val="Heading1"/>
        <w:rPr>
          <w:ins w:id="380" w:author="Martin" w:date="2019-04-14T17:22:00Z"/>
          <w:del w:id="381" w:author="Martin Urubek" w:date="2019-08-17T22:43:00Z"/>
          <w:noProof/>
        </w:rPr>
        <w:pPrChange w:id="382" w:author="Martin Urubek" w:date="2019-10-19T14:14:00Z">
          <w:pPr/>
        </w:pPrChange>
      </w:pPr>
      <w:ins w:id="383" w:author="Martin" w:date="2019-04-14T17:22:00Z">
        <w:del w:id="384" w:author="Martin Urubek" w:date="2019-08-17T22:43:00Z">
          <w:r w:rsidDel="009670DF">
            <w:rPr>
              <w:noProof/>
            </w:rPr>
            <w:delText>since the damage you already dealt might be enough to kill it before it actually is unreachable.</w:delText>
          </w:r>
        </w:del>
      </w:ins>
    </w:p>
    <w:p w14:paraId="75BBBB1C" w14:textId="70F329DF" w:rsidR="00E67A92" w:rsidDel="009670DF" w:rsidRDefault="00E67A92">
      <w:pPr>
        <w:pStyle w:val="Heading1"/>
        <w:rPr>
          <w:ins w:id="385" w:author="Martin" w:date="2019-04-14T17:22:00Z"/>
          <w:del w:id="386" w:author="Martin Urubek" w:date="2019-08-17T22:43:00Z"/>
          <w:noProof/>
        </w:rPr>
        <w:pPrChange w:id="387" w:author="Martin Urubek" w:date="2019-10-19T14:14:00Z">
          <w:pPr/>
        </w:pPrChange>
      </w:pPr>
    </w:p>
    <w:p w14:paraId="3E060E1E" w14:textId="1F31A394" w:rsidR="00FC58C2" w:rsidRPr="00BA1D28" w:rsidDel="009670DF" w:rsidRDefault="00E67A92">
      <w:pPr>
        <w:pStyle w:val="Heading1"/>
        <w:rPr>
          <w:del w:id="388" w:author="Martin Urubek" w:date="2019-08-17T22:43:00Z"/>
          <w:noProof/>
        </w:rPr>
        <w:pPrChange w:id="389" w:author="Martin Urubek" w:date="2019-10-19T14:14:00Z">
          <w:pPr/>
        </w:pPrChange>
      </w:pPr>
      <w:ins w:id="390" w:author="Martin" w:date="2019-04-14T17:22:00Z">
        <w:del w:id="391" w:author="Martin Urubek" w:date="2019-08-17T22:43:00Z">
          <w:r w:rsidDel="009670DF">
            <w:rPr>
              <w:noProof/>
            </w:rPr>
            <w:delText>Dont be afraid to make mistakes. The team has to learn to focus what you call for, no matter how stupid it might sound. IF what you called for was wrong, you will find it out either in the result of the team fight or the next VOD review. Only through mistakes you can learn.</w:delText>
          </w:r>
        </w:del>
      </w:ins>
    </w:p>
    <w:p w14:paraId="095872F0" w14:textId="4E5D1971" w:rsidR="00FC58C2" w:rsidRPr="00BA1D28" w:rsidDel="009670DF" w:rsidRDefault="00FC58C2">
      <w:pPr>
        <w:pStyle w:val="Heading1"/>
        <w:rPr>
          <w:del w:id="392" w:author="Martin Urubek" w:date="2019-08-17T22:43:00Z"/>
          <w:noProof/>
        </w:rPr>
        <w:pPrChange w:id="393" w:author="Martin Urubek" w:date="2019-10-19T14:14:00Z">
          <w:pPr>
            <w:pStyle w:val="Heading3"/>
          </w:pPr>
        </w:pPrChange>
      </w:pPr>
    </w:p>
    <w:p w14:paraId="213E1318" w14:textId="64A5D220" w:rsidR="00FC58C2" w:rsidRPr="00BA1D28" w:rsidDel="009670DF" w:rsidRDefault="00FC58C2">
      <w:pPr>
        <w:pStyle w:val="Heading1"/>
        <w:rPr>
          <w:del w:id="394" w:author="Martin Urubek" w:date="2019-08-17T22:43:00Z"/>
          <w:noProof/>
        </w:rPr>
        <w:pPrChange w:id="395" w:author="Martin Urubek" w:date="2019-10-19T14:14:00Z">
          <w:pPr/>
        </w:pPrChange>
      </w:pPr>
    </w:p>
    <w:p w14:paraId="656F3225" w14:textId="487AF9CE" w:rsidR="00FC58C2" w:rsidRPr="00BA1D28" w:rsidDel="009670DF" w:rsidRDefault="00FC58C2">
      <w:pPr>
        <w:pStyle w:val="Heading1"/>
        <w:rPr>
          <w:del w:id="396" w:author="Martin Urubek" w:date="2019-08-17T22:43:00Z"/>
          <w:noProof/>
        </w:rPr>
        <w:pPrChange w:id="397" w:author="Martin Urubek" w:date="2019-10-19T14:14:00Z">
          <w:pPr>
            <w:pStyle w:val="Heading3"/>
          </w:pPr>
        </w:pPrChange>
      </w:pPr>
    </w:p>
    <w:p w14:paraId="75E398A5" w14:textId="30CE280E" w:rsidR="00FC58C2" w:rsidRPr="00BA1D28" w:rsidDel="009670DF" w:rsidRDefault="00FC58C2">
      <w:pPr>
        <w:pStyle w:val="Heading1"/>
        <w:rPr>
          <w:del w:id="398" w:author="Martin Urubek" w:date="2019-08-17T22:43:00Z"/>
          <w:noProof/>
        </w:rPr>
        <w:pPrChange w:id="399" w:author="Martin Urubek" w:date="2019-10-19T14:14:00Z">
          <w:pPr/>
        </w:pPrChange>
      </w:pPr>
    </w:p>
    <w:p w14:paraId="3763DEAA" w14:textId="6FE38137" w:rsidR="00FC58C2" w:rsidRPr="00BA1D28" w:rsidDel="009670DF" w:rsidRDefault="00FC58C2">
      <w:pPr>
        <w:pStyle w:val="Heading1"/>
        <w:rPr>
          <w:del w:id="400" w:author="Martin Urubek" w:date="2019-08-17T22:43:00Z"/>
          <w:noProof/>
        </w:rPr>
        <w:pPrChange w:id="401" w:author="Martin Urubek" w:date="2019-10-19T14:14:00Z">
          <w:pPr>
            <w:pStyle w:val="Heading2"/>
          </w:pPr>
        </w:pPrChange>
      </w:pPr>
    </w:p>
    <w:p w14:paraId="0D61E8D1" w14:textId="05E11CE9" w:rsidR="00FC58C2" w:rsidRPr="00BA1D28" w:rsidDel="009670DF" w:rsidRDefault="00FC58C2">
      <w:pPr>
        <w:pStyle w:val="Heading1"/>
        <w:rPr>
          <w:del w:id="402" w:author="Martin Urubek" w:date="2019-08-17T22:43:00Z"/>
          <w:noProof/>
        </w:rPr>
        <w:pPrChange w:id="403" w:author="Martin Urubek" w:date="2019-10-19T14:14:00Z">
          <w:pPr/>
        </w:pPrChange>
      </w:pPr>
    </w:p>
    <w:p w14:paraId="002D513A" w14:textId="281EC8EC" w:rsidR="00FC58C2" w:rsidRPr="00BA1D28" w:rsidDel="009670DF" w:rsidRDefault="00FC58C2">
      <w:pPr>
        <w:pStyle w:val="Heading1"/>
        <w:rPr>
          <w:del w:id="404" w:author="Martin Urubek" w:date="2019-08-17T22:43:00Z"/>
          <w:noProof/>
        </w:rPr>
        <w:pPrChange w:id="405" w:author="Martin Urubek" w:date="2019-10-19T14:14:00Z">
          <w:pPr>
            <w:pStyle w:val="Heading2"/>
          </w:pPr>
        </w:pPrChange>
      </w:pPr>
    </w:p>
    <w:p w14:paraId="6591D37E" w14:textId="400EDB01" w:rsidR="00FC58C2" w:rsidRPr="00BA1D28" w:rsidDel="009670DF" w:rsidRDefault="00FC58C2">
      <w:pPr>
        <w:pStyle w:val="Heading1"/>
        <w:rPr>
          <w:del w:id="406" w:author="Martin Urubek" w:date="2019-08-17T22:43:00Z"/>
          <w:noProof/>
        </w:rPr>
        <w:pPrChange w:id="407" w:author="Martin Urubek" w:date="2019-10-19T14:14:00Z">
          <w:pPr/>
        </w:pPrChange>
      </w:pPr>
    </w:p>
    <w:p w14:paraId="266B762C" w14:textId="14F483F7" w:rsidR="00FC58C2" w:rsidRPr="00BA1D28" w:rsidDel="009670DF" w:rsidRDefault="00FC58C2">
      <w:pPr>
        <w:pStyle w:val="Heading1"/>
        <w:rPr>
          <w:del w:id="408" w:author="Martin Urubek" w:date="2019-08-17T22:43:00Z"/>
          <w:noProof/>
        </w:rPr>
        <w:pPrChange w:id="409" w:author="Martin Urubek" w:date="2019-10-19T14:14:00Z">
          <w:pPr>
            <w:pStyle w:val="Heading3"/>
          </w:pPr>
        </w:pPrChange>
      </w:pPr>
    </w:p>
    <w:p w14:paraId="03A13F58" w14:textId="037762F7" w:rsidR="00FC58C2" w:rsidRPr="00BA1D28" w:rsidDel="009670DF" w:rsidRDefault="00FC58C2">
      <w:pPr>
        <w:pStyle w:val="Heading1"/>
        <w:rPr>
          <w:del w:id="410" w:author="Martin Urubek" w:date="2019-08-17T22:43:00Z"/>
          <w:noProof/>
        </w:rPr>
        <w:pPrChange w:id="411" w:author="Martin Urubek" w:date="2019-10-19T14:14:00Z">
          <w:pPr/>
        </w:pPrChange>
      </w:pPr>
    </w:p>
    <w:p w14:paraId="5C07BFC6" w14:textId="161C551B" w:rsidR="00FC58C2" w:rsidRPr="00BA1D28" w:rsidDel="009670DF" w:rsidRDefault="00FC58C2">
      <w:pPr>
        <w:pStyle w:val="Heading1"/>
        <w:rPr>
          <w:del w:id="412" w:author="Martin Urubek" w:date="2019-08-17T22:43:00Z"/>
          <w:noProof/>
        </w:rPr>
        <w:pPrChange w:id="413" w:author="Martin Urubek" w:date="2019-10-19T14:14:00Z">
          <w:pPr>
            <w:pStyle w:val="Heading3"/>
          </w:pPr>
        </w:pPrChange>
      </w:pPr>
    </w:p>
    <w:p w14:paraId="30550099" w14:textId="57F9A933" w:rsidR="00FC58C2" w:rsidRPr="00BA1D28" w:rsidDel="009670DF" w:rsidRDefault="00FC58C2">
      <w:pPr>
        <w:pStyle w:val="Heading1"/>
        <w:rPr>
          <w:del w:id="414" w:author="Martin Urubek" w:date="2019-08-17T22:43:00Z"/>
          <w:noProof/>
        </w:rPr>
        <w:pPrChange w:id="415" w:author="Martin Urubek" w:date="2019-10-19T14:14:00Z">
          <w:pPr/>
        </w:pPrChange>
      </w:pPr>
    </w:p>
    <w:p w14:paraId="4804B61D" w14:textId="1FDCF2CE" w:rsidR="00FC58C2" w:rsidRPr="00BA1D28" w:rsidDel="009670DF" w:rsidRDefault="00FC58C2">
      <w:pPr>
        <w:pStyle w:val="Heading1"/>
        <w:rPr>
          <w:del w:id="416" w:author="Martin Urubek" w:date="2019-08-17T22:43:00Z"/>
          <w:noProof/>
        </w:rPr>
        <w:pPrChange w:id="417" w:author="Martin Urubek" w:date="2019-10-19T14:14:00Z">
          <w:pPr>
            <w:pStyle w:val="Heading2"/>
          </w:pPr>
        </w:pPrChange>
      </w:pPr>
    </w:p>
    <w:p w14:paraId="77CB49C7" w14:textId="7A5B842D" w:rsidR="00FC58C2" w:rsidRPr="00BA1D28" w:rsidDel="009670DF" w:rsidRDefault="00FC58C2">
      <w:pPr>
        <w:pStyle w:val="Heading1"/>
        <w:rPr>
          <w:del w:id="418" w:author="Martin Urubek" w:date="2019-08-17T22:43:00Z"/>
          <w:noProof/>
        </w:rPr>
        <w:pPrChange w:id="419" w:author="Martin Urubek" w:date="2019-10-19T14:14:00Z">
          <w:pPr>
            <w:pStyle w:val="Heading3"/>
          </w:pPr>
        </w:pPrChange>
      </w:pPr>
    </w:p>
    <w:p w14:paraId="4CDA4FED" w14:textId="23EAAD28" w:rsidR="00FC58C2" w:rsidRPr="00BA1D28" w:rsidDel="009670DF" w:rsidRDefault="00FC58C2">
      <w:pPr>
        <w:pStyle w:val="Heading1"/>
        <w:rPr>
          <w:del w:id="420" w:author="Martin Urubek" w:date="2019-08-17T22:43:00Z"/>
          <w:noProof/>
        </w:rPr>
        <w:pPrChange w:id="421" w:author="Martin Urubek" w:date="2019-10-19T14:14:00Z">
          <w:pPr/>
        </w:pPrChange>
      </w:pPr>
    </w:p>
    <w:p w14:paraId="6E392205" w14:textId="7D01A647" w:rsidR="00FC58C2" w:rsidRPr="00BA1D28" w:rsidDel="009670DF" w:rsidRDefault="00FC58C2">
      <w:pPr>
        <w:pStyle w:val="Heading1"/>
        <w:rPr>
          <w:del w:id="422" w:author="Martin Urubek" w:date="2019-08-17T22:43:00Z"/>
          <w:noProof/>
        </w:rPr>
        <w:pPrChange w:id="423" w:author="Martin Urubek" w:date="2019-10-19T14:14:00Z">
          <w:pPr>
            <w:pStyle w:val="Heading3"/>
          </w:pPr>
        </w:pPrChange>
      </w:pPr>
    </w:p>
    <w:p w14:paraId="20DAFB60" w14:textId="4354EE53" w:rsidR="00FC58C2" w:rsidRPr="00BA1D28" w:rsidDel="009670DF" w:rsidRDefault="00FC58C2">
      <w:pPr>
        <w:pStyle w:val="Heading1"/>
        <w:rPr>
          <w:del w:id="424" w:author="Martin Urubek" w:date="2019-08-17T22:43:00Z"/>
          <w:noProof/>
        </w:rPr>
        <w:pPrChange w:id="425" w:author="Martin Urubek" w:date="2019-10-19T14:14:00Z">
          <w:pPr/>
        </w:pPrChange>
      </w:pPr>
    </w:p>
    <w:p w14:paraId="0BEA5889" w14:textId="2C47BBCC" w:rsidR="00FC58C2" w:rsidRPr="00BA1D28" w:rsidDel="009670DF" w:rsidRDefault="00FC58C2">
      <w:pPr>
        <w:pStyle w:val="Heading1"/>
        <w:rPr>
          <w:del w:id="426" w:author="Martin Urubek" w:date="2019-08-17T22:43:00Z"/>
          <w:noProof/>
        </w:rPr>
        <w:pPrChange w:id="427" w:author="Martin Urubek" w:date="2019-10-19T14:14:00Z">
          <w:pPr>
            <w:pStyle w:val="Heading3"/>
          </w:pPr>
        </w:pPrChange>
      </w:pPr>
    </w:p>
    <w:p w14:paraId="38533E43" w14:textId="56FC4C30" w:rsidR="00FC58C2" w:rsidRPr="00BA1D28" w:rsidDel="009670DF" w:rsidRDefault="00FC58C2">
      <w:pPr>
        <w:pStyle w:val="Heading1"/>
        <w:rPr>
          <w:del w:id="428" w:author="Martin Urubek" w:date="2019-08-17T22:43:00Z"/>
          <w:noProof/>
        </w:rPr>
        <w:pPrChange w:id="429" w:author="Martin Urubek" w:date="2019-10-19T14:14:00Z">
          <w:pPr/>
        </w:pPrChange>
      </w:pPr>
    </w:p>
    <w:p w14:paraId="6C88568C" w14:textId="2803A76E" w:rsidR="00FC58C2" w:rsidRPr="00BA1D28" w:rsidDel="009670DF" w:rsidRDefault="00FC58C2">
      <w:pPr>
        <w:pStyle w:val="Heading1"/>
        <w:rPr>
          <w:del w:id="430" w:author="Martin Urubek" w:date="2019-08-17T22:43:00Z"/>
          <w:noProof/>
        </w:rPr>
        <w:pPrChange w:id="431" w:author="Martin Urubek" w:date="2019-10-19T14:14:00Z">
          <w:pPr>
            <w:pStyle w:val="Heading3"/>
          </w:pPr>
        </w:pPrChange>
      </w:pPr>
    </w:p>
    <w:p w14:paraId="456D1A44" w14:textId="2F3AE035" w:rsidR="00FC58C2" w:rsidRPr="00BA1D28" w:rsidDel="009670DF" w:rsidRDefault="00FC58C2">
      <w:pPr>
        <w:pStyle w:val="Heading1"/>
        <w:rPr>
          <w:del w:id="432" w:author="Martin Urubek" w:date="2019-08-17T22:43:00Z"/>
          <w:noProof/>
        </w:rPr>
        <w:pPrChange w:id="433" w:author="Martin Urubek" w:date="2019-10-19T14:14:00Z">
          <w:pPr/>
        </w:pPrChange>
      </w:pPr>
    </w:p>
    <w:p w14:paraId="059581A4" w14:textId="592732BB" w:rsidR="00FC58C2" w:rsidRPr="00BA1D28" w:rsidDel="009670DF" w:rsidRDefault="004A3342">
      <w:pPr>
        <w:pStyle w:val="Heading1"/>
        <w:rPr>
          <w:del w:id="434" w:author="Martin Urubek" w:date="2019-08-17T22:43:00Z"/>
          <w:noProof/>
        </w:rPr>
        <w:pPrChange w:id="435" w:author="Martin Urubek" w:date="2019-10-19T14:14:00Z">
          <w:pPr>
            <w:pStyle w:val="Heading2"/>
          </w:pPr>
        </w:pPrChange>
      </w:pPr>
      <w:customXmlDelRangeStart w:id="436" w:author="Martin Urubek" w:date="2019-08-17T22:43:00Z"/>
      <w:sdt>
        <w:sdtPr>
          <w:rPr>
            <w:caps w:val="0"/>
            <w:noProof/>
          </w:rPr>
          <w:alias w:val="Proces a kritéria hodnocení příležitostí:"/>
          <w:tag w:val="Proces a kritéria hodnocení příležitostí:"/>
          <w:id w:val="2029511930"/>
          <w:placeholder>
            <w:docPart w:val="AAF6F23A74164F0C9E783C9B2A425606"/>
          </w:placeholder>
          <w15:appearance w15:val="hidden"/>
        </w:sdtPr>
        <w:sdtEndPr/>
        <w:sdtContent>
          <w:customXmlDelRangeEnd w:id="436"/>
          <w:customXmlDelRangeStart w:id="437" w:author="Martin Urubek" w:date="2019-08-17T22:43:00Z"/>
        </w:sdtContent>
      </w:sdt>
      <w:customXmlDelRangeEnd w:id="437"/>
    </w:p>
    <w:p w14:paraId="539B295F" w14:textId="4FD21B74" w:rsidR="00FC58C2" w:rsidRPr="00BA1D28" w:rsidDel="009670DF" w:rsidRDefault="00FC58C2">
      <w:pPr>
        <w:pStyle w:val="Heading1"/>
        <w:rPr>
          <w:del w:id="438" w:author="Martin Urubek" w:date="2019-08-17T22:43:00Z"/>
          <w:noProof/>
        </w:rPr>
        <w:pPrChange w:id="439" w:author="Martin Urubek" w:date="2019-10-19T14:14:00Z">
          <w:pPr/>
        </w:pPrChange>
      </w:pPr>
    </w:p>
    <w:p w14:paraId="028F1594" w14:textId="4A742415" w:rsidR="00FC58C2" w:rsidRPr="00BA1D28" w:rsidDel="009670DF" w:rsidRDefault="00FC58C2">
      <w:pPr>
        <w:pStyle w:val="Heading1"/>
        <w:rPr>
          <w:del w:id="440" w:author="Martin Urubek" w:date="2019-08-17T22:43:00Z"/>
          <w:noProof/>
        </w:rPr>
        <w:pPrChange w:id="441" w:author="Martin Urubek" w:date="2019-10-19T14:14:00Z">
          <w:pPr>
            <w:pStyle w:val="Heading2"/>
          </w:pPr>
        </w:pPrChange>
      </w:pPr>
    </w:p>
    <w:p w14:paraId="463B901A" w14:textId="64990588" w:rsidR="00FC58C2" w:rsidRPr="00BA1D28" w:rsidDel="009670DF" w:rsidRDefault="00FC58C2">
      <w:pPr>
        <w:pStyle w:val="Heading1"/>
        <w:rPr>
          <w:del w:id="442" w:author="Martin Urubek" w:date="2019-08-17T22:43:00Z"/>
          <w:noProof/>
        </w:rPr>
        <w:pPrChange w:id="443" w:author="Martin Urubek" w:date="2019-10-19T14:14:00Z">
          <w:pPr>
            <w:pStyle w:val="Heading3"/>
          </w:pPr>
        </w:pPrChange>
      </w:pPr>
    </w:p>
    <w:tbl>
      <w:tblPr>
        <w:tblStyle w:val="GridTable1Light-Accent2"/>
        <w:tblW w:w="5000" w:type="pct"/>
        <w:tblCellMar>
          <w:left w:w="0" w:type="dxa"/>
          <w:right w:w="0" w:type="dxa"/>
        </w:tblCellMar>
        <w:tblLook w:val="0420" w:firstRow="1" w:lastRow="0" w:firstColumn="0" w:lastColumn="0" w:noHBand="0" w:noVBand="1"/>
        <w:tblDescription w:val="Projektový plán"/>
      </w:tblPr>
      <w:tblGrid>
        <w:gridCol w:w="3750"/>
        <w:gridCol w:w="3054"/>
        <w:gridCol w:w="2222"/>
      </w:tblGrid>
      <w:tr w:rsidR="00FC58C2" w:rsidRPr="00BA1D28" w:rsidDel="009670DF" w14:paraId="27C014F6" w14:textId="72460108" w:rsidTr="00BA1D28">
        <w:trPr>
          <w:cnfStyle w:val="100000000000" w:firstRow="1" w:lastRow="0" w:firstColumn="0" w:lastColumn="0" w:oddVBand="0" w:evenVBand="0" w:oddHBand="0" w:evenHBand="0" w:firstRowFirstColumn="0" w:firstRowLastColumn="0" w:lastRowFirstColumn="0" w:lastRowLastColumn="0"/>
          <w:tblHeader/>
          <w:del w:id="444" w:author="Martin Urubek" w:date="2019-08-17T22:43:00Z"/>
        </w:trPr>
        <w:tc>
          <w:tcPr>
            <w:tcW w:w="3750" w:type="dxa"/>
            <w:tcBorders>
              <w:top w:val="nil"/>
              <w:left w:val="nil"/>
            </w:tcBorders>
            <w:vAlign w:val="bottom"/>
          </w:tcPr>
          <w:p w14:paraId="76141E45" w14:textId="5D760C52" w:rsidR="00FC58C2" w:rsidRPr="00BA1D28" w:rsidDel="009670DF" w:rsidRDefault="00FC58C2">
            <w:pPr>
              <w:pStyle w:val="Heading1"/>
              <w:rPr>
                <w:del w:id="445" w:author="Martin Urubek" w:date="2019-08-17T22:43:00Z"/>
                <w:noProof/>
              </w:rPr>
              <w:pPrChange w:id="446" w:author="Martin Urubek" w:date="2019-10-19T14:14:00Z">
                <w:pPr/>
              </w:pPrChange>
            </w:pPr>
          </w:p>
        </w:tc>
        <w:tc>
          <w:tcPr>
            <w:tcW w:w="3054" w:type="dxa"/>
            <w:tcBorders>
              <w:top w:val="nil"/>
            </w:tcBorders>
            <w:vAlign w:val="bottom"/>
          </w:tcPr>
          <w:p w14:paraId="7CDA3253" w14:textId="14C37E6F" w:rsidR="00FC58C2" w:rsidRPr="00BA1D28" w:rsidDel="009670DF" w:rsidRDefault="00FC58C2">
            <w:pPr>
              <w:pStyle w:val="Heading1"/>
              <w:rPr>
                <w:del w:id="447" w:author="Martin Urubek" w:date="2019-08-17T22:43:00Z"/>
                <w:noProof/>
              </w:rPr>
              <w:pPrChange w:id="448" w:author="Martin Urubek" w:date="2019-10-19T14:14:00Z">
                <w:pPr/>
              </w:pPrChange>
            </w:pPr>
          </w:p>
        </w:tc>
        <w:tc>
          <w:tcPr>
            <w:tcW w:w="2222" w:type="dxa"/>
            <w:tcBorders>
              <w:top w:val="nil"/>
              <w:right w:val="nil"/>
            </w:tcBorders>
            <w:vAlign w:val="bottom"/>
          </w:tcPr>
          <w:p w14:paraId="59C9A4B2" w14:textId="2AD6173B" w:rsidR="00FC58C2" w:rsidRPr="00BA1D28" w:rsidDel="009670DF" w:rsidRDefault="00FC58C2">
            <w:pPr>
              <w:pStyle w:val="Heading1"/>
              <w:rPr>
                <w:del w:id="449" w:author="Martin Urubek" w:date="2019-08-17T22:43:00Z"/>
                <w:noProof/>
              </w:rPr>
              <w:pPrChange w:id="450" w:author="Martin Urubek" w:date="2019-10-19T14:14:00Z">
                <w:pPr>
                  <w:pStyle w:val="Zarovnnvpravo"/>
                </w:pPr>
              </w:pPrChange>
            </w:pPr>
          </w:p>
        </w:tc>
      </w:tr>
      <w:tr w:rsidR="00FC58C2" w:rsidRPr="00BA1D28" w:rsidDel="009670DF" w14:paraId="1CF597B6" w14:textId="0749806D" w:rsidTr="00BA1D28">
        <w:trPr>
          <w:del w:id="451" w:author="Martin Urubek" w:date="2019-08-17T22:43:00Z"/>
        </w:trPr>
        <w:tc>
          <w:tcPr>
            <w:tcW w:w="3750" w:type="dxa"/>
            <w:tcBorders>
              <w:left w:val="nil"/>
            </w:tcBorders>
          </w:tcPr>
          <w:p w14:paraId="0EF0E21C" w14:textId="421D2A8E" w:rsidR="00FC58C2" w:rsidRPr="00BA1D28" w:rsidDel="009670DF" w:rsidRDefault="00FC58C2">
            <w:pPr>
              <w:pStyle w:val="Heading1"/>
              <w:rPr>
                <w:del w:id="452" w:author="Martin Urubek" w:date="2019-08-17T22:43:00Z"/>
                <w:noProof/>
              </w:rPr>
              <w:pPrChange w:id="453" w:author="Martin Urubek" w:date="2019-10-19T14:14:00Z">
                <w:pPr/>
              </w:pPrChange>
            </w:pPr>
          </w:p>
        </w:tc>
        <w:tc>
          <w:tcPr>
            <w:tcW w:w="3054" w:type="dxa"/>
          </w:tcPr>
          <w:p w14:paraId="4A1EFD40" w14:textId="73F6637F" w:rsidR="00FC58C2" w:rsidRPr="00BA1D28" w:rsidDel="009670DF" w:rsidRDefault="00FC58C2">
            <w:pPr>
              <w:pStyle w:val="Heading1"/>
              <w:rPr>
                <w:del w:id="454" w:author="Martin Urubek" w:date="2019-08-17T22:43:00Z"/>
                <w:noProof/>
              </w:rPr>
              <w:pPrChange w:id="455" w:author="Martin Urubek" w:date="2019-10-19T14:14:00Z">
                <w:pPr/>
              </w:pPrChange>
            </w:pPr>
          </w:p>
        </w:tc>
        <w:tc>
          <w:tcPr>
            <w:tcW w:w="2222" w:type="dxa"/>
            <w:tcBorders>
              <w:right w:val="nil"/>
            </w:tcBorders>
          </w:tcPr>
          <w:p w14:paraId="21E6591E" w14:textId="4E53FE24" w:rsidR="00FC58C2" w:rsidRPr="00BA1D28" w:rsidDel="009670DF" w:rsidRDefault="00FC58C2">
            <w:pPr>
              <w:pStyle w:val="Heading1"/>
              <w:rPr>
                <w:del w:id="456" w:author="Martin Urubek" w:date="2019-08-17T22:43:00Z"/>
                <w:noProof/>
              </w:rPr>
              <w:pPrChange w:id="457" w:author="Martin Urubek" w:date="2019-10-19T14:14:00Z">
                <w:pPr>
                  <w:pStyle w:val="Zarovnnvpravo"/>
                </w:pPr>
              </w:pPrChange>
            </w:pPr>
          </w:p>
        </w:tc>
      </w:tr>
      <w:tr w:rsidR="00FC58C2" w:rsidRPr="00BA1D28" w:rsidDel="009670DF" w14:paraId="4F36DA83" w14:textId="1739E9EE" w:rsidTr="00BA1D28">
        <w:trPr>
          <w:del w:id="458" w:author="Martin Urubek" w:date="2019-08-17T22:43:00Z"/>
        </w:trPr>
        <w:tc>
          <w:tcPr>
            <w:tcW w:w="3750" w:type="dxa"/>
            <w:tcBorders>
              <w:left w:val="nil"/>
            </w:tcBorders>
          </w:tcPr>
          <w:p w14:paraId="14C9E35B" w14:textId="3642A006" w:rsidR="00FC58C2" w:rsidRPr="00BA1D28" w:rsidDel="009670DF" w:rsidRDefault="00FC58C2">
            <w:pPr>
              <w:pStyle w:val="Heading1"/>
              <w:rPr>
                <w:del w:id="459" w:author="Martin Urubek" w:date="2019-08-17T22:43:00Z"/>
                <w:noProof/>
              </w:rPr>
              <w:pPrChange w:id="460" w:author="Martin Urubek" w:date="2019-10-19T14:14:00Z">
                <w:pPr/>
              </w:pPrChange>
            </w:pPr>
          </w:p>
        </w:tc>
        <w:tc>
          <w:tcPr>
            <w:tcW w:w="3054" w:type="dxa"/>
          </w:tcPr>
          <w:p w14:paraId="2023E36A" w14:textId="3501E56A" w:rsidR="00FC58C2" w:rsidRPr="00BA1D28" w:rsidDel="009670DF" w:rsidRDefault="00FC58C2">
            <w:pPr>
              <w:pStyle w:val="Heading1"/>
              <w:rPr>
                <w:del w:id="461" w:author="Martin Urubek" w:date="2019-08-17T22:43:00Z"/>
                <w:noProof/>
              </w:rPr>
              <w:pPrChange w:id="462" w:author="Martin Urubek" w:date="2019-10-19T14:14:00Z">
                <w:pPr/>
              </w:pPrChange>
            </w:pPr>
          </w:p>
        </w:tc>
        <w:tc>
          <w:tcPr>
            <w:tcW w:w="2222" w:type="dxa"/>
            <w:tcBorders>
              <w:right w:val="nil"/>
            </w:tcBorders>
          </w:tcPr>
          <w:p w14:paraId="1BD82CAE" w14:textId="24CAE82E" w:rsidR="00FC58C2" w:rsidRPr="00BA1D28" w:rsidDel="009670DF" w:rsidRDefault="00FC58C2">
            <w:pPr>
              <w:pStyle w:val="Heading1"/>
              <w:rPr>
                <w:del w:id="463" w:author="Martin Urubek" w:date="2019-08-17T22:43:00Z"/>
                <w:noProof/>
              </w:rPr>
              <w:pPrChange w:id="464" w:author="Martin Urubek" w:date="2019-10-19T14:14:00Z">
                <w:pPr>
                  <w:pStyle w:val="Zarovnnvpravo"/>
                </w:pPr>
              </w:pPrChange>
            </w:pPr>
          </w:p>
        </w:tc>
      </w:tr>
      <w:tr w:rsidR="00FC58C2" w:rsidRPr="00BA1D28" w:rsidDel="009670DF" w14:paraId="3E2997BA" w14:textId="3242682F" w:rsidTr="00BA1D28">
        <w:trPr>
          <w:del w:id="465" w:author="Martin Urubek" w:date="2019-08-17T22:43:00Z"/>
        </w:trPr>
        <w:tc>
          <w:tcPr>
            <w:tcW w:w="3750" w:type="dxa"/>
            <w:tcBorders>
              <w:left w:val="nil"/>
            </w:tcBorders>
          </w:tcPr>
          <w:p w14:paraId="0669C27D" w14:textId="35C4D6E6" w:rsidR="00FC58C2" w:rsidRPr="00BA1D28" w:rsidDel="009670DF" w:rsidRDefault="00FC58C2">
            <w:pPr>
              <w:pStyle w:val="Heading1"/>
              <w:rPr>
                <w:del w:id="466" w:author="Martin Urubek" w:date="2019-08-17T22:43:00Z"/>
                <w:noProof/>
              </w:rPr>
              <w:pPrChange w:id="467" w:author="Martin Urubek" w:date="2019-10-19T14:14:00Z">
                <w:pPr/>
              </w:pPrChange>
            </w:pPr>
          </w:p>
        </w:tc>
        <w:tc>
          <w:tcPr>
            <w:tcW w:w="3054" w:type="dxa"/>
          </w:tcPr>
          <w:p w14:paraId="2256E24B" w14:textId="5B7503DB" w:rsidR="00FC58C2" w:rsidRPr="00BA1D28" w:rsidDel="009670DF" w:rsidRDefault="00FC58C2">
            <w:pPr>
              <w:pStyle w:val="Heading1"/>
              <w:rPr>
                <w:del w:id="468" w:author="Martin Urubek" w:date="2019-08-17T22:43:00Z"/>
                <w:noProof/>
              </w:rPr>
              <w:pPrChange w:id="469" w:author="Martin Urubek" w:date="2019-10-19T14:14:00Z">
                <w:pPr/>
              </w:pPrChange>
            </w:pPr>
          </w:p>
        </w:tc>
        <w:tc>
          <w:tcPr>
            <w:tcW w:w="2222" w:type="dxa"/>
            <w:tcBorders>
              <w:right w:val="nil"/>
            </w:tcBorders>
          </w:tcPr>
          <w:p w14:paraId="7A342984" w14:textId="3321C9AB" w:rsidR="00FC58C2" w:rsidRPr="00BA1D28" w:rsidDel="009670DF" w:rsidRDefault="00FC58C2">
            <w:pPr>
              <w:pStyle w:val="Heading1"/>
              <w:rPr>
                <w:del w:id="470" w:author="Martin Urubek" w:date="2019-08-17T22:43:00Z"/>
                <w:noProof/>
              </w:rPr>
              <w:pPrChange w:id="471" w:author="Martin Urubek" w:date="2019-10-19T14:14:00Z">
                <w:pPr>
                  <w:pStyle w:val="Zarovnnvpravo"/>
                </w:pPr>
              </w:pPrChange>
            </w:pPr>
          </w:p>
        </w:tc>
      </w:tr>
    </w:tbl>
    <w:p w14:paraId="5CAE8E44" w14:textId="06CCA8C5" w:rsidR="00FC58C2" w:rsidRPr="00BA1D28" w:rsidDel="009670DF" w:rsidRDefault="00FC58C2">
      <w:pPr>
        <w:pStyle w:val="Heading1"/>
        <w:rPr>
          <w:del w:id="472" w:author="Martin Urubek" w:date="2019-08-17T22:43:00Z"/>
          <w:noProof/>
        </w:rPr>
        <w:pPrChange w:id="473" w:author="Martin Urubek" w:date="2019-10-19T14:14:00Z">
          <w:pPr>
            <w:pStyle w:val="Heading3"/>
          </w:pPr>
        </w:pPrChange>
      </w:pPr>
    </w:p>
    <w:p w14:paraId="2F949C6C" w14:textId="74732F5B" w:rsidR="00FC58C2" w:rsidRPr="00BA1D28" w:rsidDel="009670DF" w:rsidRDefault="00FC58C2">
      <w:pPr>
        <w:pStyle w:val="Heading1"/>
        <w:rPr>
          <w:del w:id="474" w:author="Martin Urubek" w:date="2019-08-17T22:43:00Z"/>
          <w:noProof/>
        </w:rPr>
        <w:pPrChange w:id="475" w:author="Martin Urubek" w:date="2019-10-19T14:14:00Z">
          <w:pPr/>
        </w:pPrChange>
      </w:pPr>
    </w:p>
    <w:p w14:paraId="7341AD47" w14:textId="01ECB331" w:rsidR="00FC58C2" w:rsidRPr="00BA1D28" w:rsidDel="009670DF" w:rsidRDefault="00FC58C2">
      <w:pPr>
        <w:pStyle w:val="Heading1"/>
        <w:rPr>
          <w:del w:id="476" w:author="Martin Urubek" w:date="2019-08-17T22:43:00Z"/>
          <w:noProof/>
        </w:rPr>
        <w:pPrChange w:id="477" w:author="Martin Urubek" w:date="2019-10-19T14:14:00Z">
          <w:pPr>
            <w:pStyle w:val="ListBullet"/>
          </w:pPr>
        </w:pPrChange>
      </w:pPr>
    </w:p>
    <w:p w14:paraId="39A17906" w14:textId="70A31F76" w:rsidR="00FC58C2" w:rsidRPr="00BA1D28" w:rsidDel="009670DF" w:rsidRDefault="00FC58C2">
      <w:pPr>
        <w:pStyle w:val="Heading1"/>
        <w:rPr>
          <w:del w:id="478" w:author="Martin Urubek" w:date="2019-08-17T22:43:00Z"/>
          <w:noProof/>
        </w:rPr>
        <w:pPrChange w:id="479" w:author="Martin Urubek" w:date="2019-10-19T14:14:00Z">
          <w:pPr/>
        </w:pPrChange>
      </w:pPr>
    </w:p>
    <w:p w14:paraId="02ACBB51" w14:textId="3CFAE8B5" w:rsidR="00FC58C2" w:rsidRPr="00BA1D28" w:rsidDel="009670DF" w:rsidRDefault="00FC58C2">
      <w:pPr>
        <w:pStyle w:val="Heading1"/>
        <w:rPr>
          <w:del w:id="480" w:author="Martin Urubek" w:date="2019-08-17T22:43:00Z"/>
          <w:noProof/>
        </w:rPr>
        <w:pPrChange w:id="481" w:author="Martin Urubek" w:date="2019-10-19T14:14:00Z">
          <w:pPr>
            <w:pStyle w:val="Heading3"/>
          </w:pPr>
        </w:pPrChange>
      </w:pPr>
    </w:p>
    <w:p w14:paraId="379AC7A0" w14:textId="00BE3575" w:rsidR="00FC58C2" w:rsidRPr="00BA1D28" w:rsidDel="009670DF" w:rsidRDefault="00FC58C2">
      <w:pPr>
        <w:pStyle w:val="Heading1"/>
        <w:rPr>
          <w:del w:id="482" w:author="Martin Urubek" w:date="2019-08-17T22:43:00Z"/>
          <w:noProof/>
        </w:rPr>
        <w:pPrChange w:id="483" w:author="Martin Urubek" w:date="2019-10-19T14:14:00Z">
          <w:pPr>
            <w:pStyle w:val="ListBullet"/>
          </w:pPr>
        </w:pPrChange>
      </w:pPr>
    </w:p>
    <w:p w14:paraId="47E91D9E" w14:textId="1C158AD8" w:rsidR="00FC58C2" w:rsidRPr="00BA1D28" w:rsidDel="009670DF" w:rsidRDefault="00FC58C2">
      <w:pPr>
        <w:pStyle w:val="Heading1"/>
        <w:rPr>
          <w:del w:id="484" w:author="Martin Urubek" w:date="2019-08-17T22:43:00Z"/>
          <w:noProof/>
        </w:rPr>
        <w:pPrChange w:id="485" w:author="Martin Urubek" w:date="2019-10-19T14:14:00Z">
          <w:pPr/>
        </w:pPrChange>
      </w:pPr>
    </w:p>
    <w:p w14:paraId="552214BB" w14:textId="017C42EF" w:rsidR="00FC58C2" w:rsidRPr="00BA1D28" w:rsidDel="009670DF" w:rsidRDefault="00FC58C2">
      <w:pPr>
        <w:pStyle w:val="Heading1"/>
        <w:rPr>
          <w:del w:id="486" w:author="Martin Urubek" w:date="2019-08-17T22:43:00Z"/>
          <w:noProof/>
        </w:rPr>
        <w:pPrChange w:id="487" w:author="Martin Urubek" w:date="2019-10-19T14:14:00Z">
          <w:pPr>
            <w:pStyle w:val="Heading3"/>
            <w:pageBreakBefore/>
            <w:ind w:left="74" w:right="74"/>
          </w:pPr>
        </w:pPrChange>
      </w:pPr>
    </w:p>
    <w:tbl>
      <w:tblPr>
        <w:tblStyle w:val="GridTable1Light-Accent2"/>
        <w:tblW w:w="5000" w:type="pct"/>
        <w:tblCellMar>
          <w:left w:w="0" w:type="dxa"/>
          <w:right w:w="0" w:type="dxa"/>
        </w:tblCellMar>
        <w:tblLook w:val="0420" w:firstRow="1" w:lastRow="0" w:firstColumn="0" w:lastColumn="0" w:noHBand="0" w:noVBand="1"/>
        <w:tblDescription w:val="Schválení se jmény a daty"/>
      </w:tblPr>
      <w:tblGrid>
        <w:gridCol w:w="3299"/>
        <w:gridCol w:w="3300"/>
        <w:gridCol w:w="1213"/>
        <w:gridCol w:w="1214"/>
      </w:tblGrid>
      <w:tr w:rsidR="00FC58C2" w:rsidRPr="00BA1D28" w:rsidDel="009670DF" w14:paraId="303F77DD" w14:textId="5C87AAB0" w:rsidTr="00FC58C2">
        <w:trPr>
          <w:cnfStyle w:val="100000000000" w:firstRow="1" w:lastRow="0" w:firstColumn="0" w:lastColumn="0" w:oddVBand="0" w:evenVBand="0" w:oddHBand="0" w:evenHBand="0" w:firstRowFirstColumn="0" w:firstRowLastColumn="0" w:lastRowFirstColumn="0" w:lastRowLastColumn="0"/>
          <w:tblHeader/>
          <w:del w:id="488" w:author="Martin Urubek" w:date="2019-08-17T22:43:00Z"/>
        </w:trPr>
        <w:tc>
          <w:tcPr>
            <w:tcW w:w="3421" w:type="dxa"/>
            <w:tcBorders>
              <w:top w:val="nil"/>
              <w:left w:val="nil"/>
            </w:tcBorders>
            <w:vAlign w:val="bottom"/>
          </w:tcPr>
          <w:p w14:paraId="17823E13" w14:textId="17208E3A" w:rsidR="00FC58C2" w:rsidRPr="00BA1D28" w:rsidDel="009670DF" w:rsidRDefault="00FC58C2">
            <w:pPr>
              <w:pStyle w:val="Heading1"/>
              <w:rPr>
                <w:del w:id="489" w:author="Martin Urubek" w:date="2019-08-17T22:43:00Z"/>
                <w:noProof/>
              </w:rPr>
              <w:pPrChange w:id="490" w:author="Martin Urubek" w:date="2019-10-19T14:14:00Z">
                <w:pPr/>
              </w:pPrChange>
            </w:pPr>
          </w:p>
        </w:tc>
        <w:tc>
          <w:tcPr>
            <w:tcW w:w="3422" w:type="dxa"/>
            <w:tcBorders>
              <w:top w:val="nil"/>
            </w:tcBorders>
            <w:vAlign w:val="bottom"/>
          </w:tcPr>
          <w:p w14:paraId="7A942734" w14:textId="56FCF62A" w:rsidR="00FC58C2" w:rsidRPr="00BA1D28" w:rsidDel="009670DF" w:rsidRDefault="00FC58C2">
            <w:pPr>
              <w:pStyle w:val="Heading1"/>
              <w:rPr>
                <w:del w:id="491" w:author="Martin Urubek" w:date="2019-08-17T22:43:00Z"/>
                <w:noProof/>
              </w:rPr>
              <w:pPrChange w:id="492" w:author="Martin Urubek" w:date="2019-10-19T14:14:00Z">
                <w:pPr/>
              </w:pPrChange>
            </w:pPr>
          </w:p>
        </w:tc>
        <w:tc>
          <w:tcPr>
            <w:tcW w:w="1258" w:type="dxa"/>
            <w:tcBorders>
              <w:top w:val="nil"/>
            </w:tcBorders>
            <w:vAlign w:val="bottom"/>
          </w:tcPr>
          <w:p w14:paraId="20B100F6" w14:textId="417C8199" w:rsidR="00FC58C2" w:rsidRPr="00BA1D28" w:rsidDel="009670DF" w:rsidRDefault="00FC58C2">
            <w:pPr>
              <w:pStyle w:val="Heading1"/>
              <w:rPr>
                <w:del w:id="493" w:author="Martin Urubek" w:date="2019-08-17T22:43:00Z"/>
                <w:noProof/>
              </w:rPr>
              <w:pPrChange w:id="494" w:author="Martin Urubek" w:date="2019-10-19T14:14:00Z">
                <w:pPr/>
              </w:pPrChange>
            </w:pPr>
          </w:p>
        </w:tc>
        <w:tc>
          <w:tcPr>
            <w:tcW w:w="1259" w:type="dxa"/>
            <w:tcBorders>
              <w:top w:val="nil"/>
              <w:right w:val="nil"/>
            </w:tcBorders>
            <w:vAlign w:val="bottom"/>
          </w:tcPr>
          <w:p w14:paraId="417E95A3" w14:textId="6084AA57" w:rsidR="00FC58C2" w:rsidRPr="00BA1D28" w:rsidDel="009670DF" w:rsidRDefault="00FC58C2">
            <w:pPr>
              <w:pStyle w:val="Heading1"/>
              <w:rPr>
                <w:del w:id="495" w:author="Martin Urubek" w:date="2019-08-17T22:43:00Z"/>
                <w:noProof/>
              </w:rPr>
              <w:pPrChange w:id="496" w:author="Martin Urubek" w:date="2019-10-19T14:14:00Z">
                <w:pPr/>
              </w:pPrChange>
            </w:pPr>
          </w:p>
        </w:tc>
      </w:tr>
      <w:tr w:rsidR="00FC58C2" w:rsidRPr="00BA1D28" w:rsidDel="009670DF" w14:paraId="0C46B761" w14:textId="5500D6C7" w:rsidTr="00FC58C2">
        <w:trPr>
          <w:del w:id="497" w:author="Martin Urubek" w:date="2019-08-17T22:43:00Z"/>
        </w:trPr>
        <w:tc>
          <w:tcPr>
            <w:tcW w:w="3421" w:type="dxa"/>
            <w:tcBorders>
              <w:left w:val="nil"/>
            </w:tcBorders>
          </w:tcPr>
          <w:p w14:paraId="0DE63779" w14:textId="39E87505" w:rsidR="00FC58C2" w:rsidRPr="00BA1D28" w:rsidDel="009670DF" w:rsidRDefault="00FC58C2">
            <w:pPr>
              <w:pStyle w:val="Heading1"/>
              <w:rPr>
                <w:del w:id="498" w:author="Martin Urubek" w:date="2019-08-17T22:43:00Z"/>
                <w:noProof/>
              </w:rPr>
              <w:pPrChange w:id="499" w:author="Martin Urubek" w:date="2019-10-19T14:14:00Z">
                <w:pPr/>
              </w:pPrChange>
            </w:pPr>
          </w:p>
        </w:tc>
        <w:tc>
          <w:tcPr>
            <w:tcW w:w="3422" w:type="dxa"/>
          </w:tcPr>
          <w:p w14:paraId="53EADCCC" w14:textId="25DE22C0" w:rsidR="00FC58C2" w:rsidRPr="00BA1D28" w:rsidDel="009670DF" w:rsidRDefault="00FC58C2">
            <w:pPr>
              <w:pStyle w:val="Heading1"/>
              <w:rPr>
                <w:del w:id="500" w:author="Martin Urubek" w:date="2019-08-17T22:43:00Z"/>
                <w:noProof/>
              </w:rPr>
              <w:pPrChange w:id="501" w:author="Martin Urubek" w:date="2019-10-19T14:14:00Z">
                <w:pPr/>
              </w:pPrChange>
            </w:pPr>
          </w:p>
        </w:tc>
        <w:tc>
          <w:tcPr>
            <w:tcW w:w="1258" w:type="dxa"/>
          </w:tcPr>
          <w:p w14:paraId="74254EA8" w14:textId="55E7E2BC" w:rsidR="00FC58C2" w:rsidRPr="00BA1D28" w:rsidDel="009670DF" w:rsidRDefault="00FC58C2">
            <w:pPr>
              <w:pStyle w:val="Heading1"/>
              <w:rPr>
                <w:del w:id="502" w:author="Martin Urubek" w:date="2019-08-17T22:43:00Z"/>
                <w:noProof/>
              </w:rPr>
              <w:pPrChange w:id="503" w:author="Martin Urubek" w:date="2019-10-19T14:14:00Z">
                <w:pPr/>
              </w:pPrChange>
            </w:pPr>
          </w:p>
        </w:tc>
        <w:tc>
          <w:tcPr>
            <w:tcW w:w="1259" w:type="dxa"/>
            <w:tcBorders>
              <w:right w:val="nil"/>
            </w:tcBorders>
          </w:tcPr>
          <w:p w14:paraId="564766FC" w14:textId="3BF22EF9" w:rsidR="00FC58C2" w:rsidRPr="00BA1D28" w:rsidDel="009670DF" w:rsidRDefault="00FC58C2">
            <w:pPr>
              <w:pStyle w:val="Heading1"/>
              <w:rPr>
                <w:del w:id="504" w:author="Martin Urubek" w:date="2019-08-17T22:43:00Z"/>
                <w:noProof/>
              </w:rPr>
              <w:pPrChange w:id="505" w:author="Martin Urubek" w:date="2019-10-19T14:14:00Z">
                <w:pPr/>
              </w:pPrChange>
            </w:pPr>
          </w:p>
        </w:tc>
      </w:tr>
      <w:tr w:rsidR="00FC58C2" w:rsidRPr="00BA1D28" w:rsidDel="009670DF" w14:paraId="00D924B1" w14:textId="2D733E68" w:rsidTr="00FC58C2">
        <w:trPr>
          <w:del w:id="506" w:author="Martin Urubek" w:date="2019-08-17T22:43:00Z"/>
        </w:trPr>
        <w:tc>
          <w:tcPr>
            <w:tcW w:w="3421" w:type="dxa"/>
            <w:tcBorders>
              <w:left w:val="nil"/>
            </w:tcBorders>
          </w:tcPr>
          <w:p w14:paraId="0FF5B1F3" w14:textId="7A353354" w:rsidR="00FC58C2" w:rsidRPr="00BA1D28" w:rsidDel="009670DF" w:rsidRDefault="00FC58C2">
            <w:pPr>
              <w:pStyle w:val="Heading1"/>
              <w:rPr>
                <w:del w:id="507" w:author="Martin Urubek" w:date="2019-08-17T22:43:00Z"/>
                <w:noProof/>
              </w:rPr>
              <w:pPrChange w:id="508" w:author="Martin Urubek" w:date="2019-10-19T14:14:00Z">
                <w:pPr/>
              </w:pPrChange>
            </w:pPr>
          </w:p>
        </w:tc>
        <w:tc>
          <w:tcPr>
            <w:tcW w:w="3422" w:type="dxa"/>
          </w:tcPr>
          <w:p w14:paraId="5FB8631C" w14:textId="65FF28E1" w:rsidR="00FC58C2" w:rsidRPr="00BA1D28" w:rsidDel="009670DF" w:rsidRDefault="00FC58C2">
            <w:pPr>
              <w:pStyle w:val="Heading1"/>
              <w:rPr>
                <w:del w:id="509" w:author="Martin Urubek" w:date="2019-08-17T22:43:00Z"/>
                <w:noProof/>
              </w:rPr>
              <w:pPrChange w:id="510" w:author="Martin Urubek" w:date="2019-10-19T14:14:00Z">
                <w:pPr/>
              </w:pPrChange>
            </w:pPr>
          </w:p>
        </w:tc>
        <w:tc>
          <w:tcPr>
            <w:tcW w:w="1258" w:type="dxa"/>
          </w:tcPr>
          <w:p w14:paraId="3FBF0CFA" w14:textId="08D03A40" w:rsidR="00FC58C2" w:rsidRPr="00BA1D28" w:rsidDel="009670DF" w:rsidRDefault="00FC58C2">
            <w:pPr>
              <w:pStyle w:val="Heading1"/>
              <w:rPr>
                <w:del w:id="511" w:author="Martin Urubek" w:date="2019-08-17T22:43:00Z"/>
                <w:noProof/>
              </w:rPr>
              <w:pPrChange w:id="512" w:author="Martin Urubek" w:date="2019-10-19T14:14:00Z">
                <w:pPr/>
              </w:pPrChange>
            </w:pPr>
          </w:p>
        </w:tc>
        <w:tc>
          <w:tcPr>
            <w:tcW w:w="1259" w:type="dxa"/>
            <w:tcBorders>
              <w:right w:val="nil"/>
            </w:tcBorders>
          </w:tcPr>
          <w:p w14:paraId="1F61AA90" w14:textId="37575C0D" w:rsidR="00FC58C2" w:rsidRPr="00BA1D28" w:rsidDel="009670DF" w:rsidRDefault="00FC58C2">
            <w:pPr>
              <w:pStyle w:val="Heading1"/>
              <w:rPr>
                <w:del w:id="513" w:author="Martin Urubek" w:date="2019-08-17T22:43:00Z"/>
                <w:noProof/>
              </w:rPr>
              <w:pPrChange w:id="514" w:author="Martin Urubek" w:date="2019-10-19T14:14:00Z">
                <w:pPr/>
              </w:pPrChange>
            </w:pPr>
          </w:p>
        </w:tc>
      </w:tr>
      <w:tr w:rsidR="00FC58C2" w:rsidRPr="00BA1D28" w:rsidDel="009670DF" w14:paraId="2166AEA5" w14:textId="599EF138" w:rsidTr="00FC58C2">
        <w:trPr>
          <w:del w:id="515" w:author="Martin Urubek" w:date="2019-08-17T22:43:00Z"/>
        </w:trPr>
        <w:tc>
          <w:tcPr>
            <w:tcW w:w="3421" w:type="dxa"/>
            <w:tcBorders>
              <w:left w:val="nil"/>
            </w:tcBorders>
          </w:tcPr>
          <w:p w14:paraId="25614DA1" w14:textId="1D8E463B" w:rsidR="00FC58C2" w:rsidRPr="00BA1D28" w:rsidDel="009670DF" w:rsidRDefault="00FC58C2">
            <w:pPr>
              <w:pStyle w:val="Heading1"/>
              <w:rPr>
                <w:del w:id="516" w:author="Martin Urubek" w:date="2019-08-17T22:43:00Z"/>
                <w:noProof/>
              </w:rPr>
              <w:pPrChange w:id="517" w:author="Martin Urubek" w:date="2019-10-19T14:14:00Z">
                <w:pPr/>
              </w:pPrChange>
            </w:pPr>
          </w:p>
        </w:tc>
        <w:tc>
          <w:tcPr>
            <w:tcW w:w="3422" w:type="dxa"/>
          </w:tcPr>
          <w:p w14:paraId="20EBDD3A" w14:textId="76290B0A" w:rsidR="00FC58C2" w:rsidRPr="00BA1D28" w:rsidDel="009670DF" w:rsidRDefault="00FC58C2">
            <w:pPr>
              <w:pStyle w:val="Heading1"/>
              <w:rPr>
                <w:del w:id="518" w:author="Martin Urubek" w:date="2019-08-17T22:43:00Z"/>
                <w:noProof/>
              </w:rPr>
              <w:pPrChange w:id="519" w:author="Martin Urubek" w:date="2019-10-19T14:14:00Z">
                <w:pPr/>
              </w:pPrChange>
            </w:pPr>
          </w:p>
        </w:tc>
        <w:tc>
          <w:tcPr>
            <w:tcW w:w="1258" w:type="dxa"/>
          </w:tcPr>
          <w:p w14:paraId="1392C0D8" w14:textId="1F997506" w:rsidR="00FC58C2" w:rsidRPr="00BA1D28" w:rsidDel="009670DF" w:rsidRDefault="00FC58C2">
            <w:pPr>
              <w:pStyle w:val="Heading1"/>
              <w:rPr>
                <w:del w:id="520" w:author="Martin Urubek" w:date="2019-08-17T22:43:00Z"/>
                <w:noProof/>
              </w:rPr>
              <w:pPrChange w:id="521" w:author="Martin Urubek" w:date="2019-10-19T14:14:00Z">
                <w:pPr/>
              </w:pPrChange>
            </w:pPr>
          </w:p>
        </w:tc>
        <w:tc>
          <w:tcPr>
            <w:tcW w:w="1259" w:type="dxa"/>
            <w:tcBorders>
              <w:right w:val="nil"/>
            </w:tcBorders>
          </w:tcPr>
          <w:p w14:paraId="7FFCD43A" w14:textId="5D2B1A5B" w:rsidR="00FC58C2" w:rsidRPr="00BA1D28" w:rsidDel="009670DF" w:rsidRDefault="00FC58C2">
            <w:pPr>
              <w:pStyle w:val="Heading1"/>
              <w:rPr>
                <w:del w:id="522" w:author="Martin Urubek" w:date="2019-08-17T22:43:00Z"/>
                <w:noProof/>
              </w:rPr>
              <w:pPrChange w:id="523" w:author="Martin Urubek" w:date="2019-10-19T14:14:00Z">
                <w:pPr/>
              </w:pPrChange>
            </w:pPr>
          </w:p>
        </w:tc>
      </w:tr>
      <w:tr w:rsidR="00FC58C2" w:rsidRPr="00BA1D28" w:rsidDel="009670DF" w14:paraId="34BC50A5" w14:textId="1F98B0E4" w:rsidTr="00FC58C2">
        <w:trPr>
          <w:del w:id="524" w:author="Martin Urubek" w:date="2019-08-17T22:43:00Z"/>
        </w:trPr>
        <w:tc>
          <w:tcPr>
            <w:tcW w:w="3421" w:type="dxa"/>
            <w:tcBorders>
              <w:left w:val="nil"/>
            </w:tcBorders>
          </w:tcPr>
          <w:p w14:paraId="7B46ABA8" w14:textId="56BB4C61" w:rsidR="00FC58C2" w:rsidRPr="00BA1D28" w:rsidDel="009670DF" w:rsidRDefault="00FC58C2">
            <w:pPr>
              <w:pStyle w:val="Heading1"/>
              <w:rPr>
                <w:del w:id="525" w:author="Martin Urubek" w:date="2019-08-17T22:43:00Z"/>
                <w:noProof/>
              </w:rPr>
              <w:pPrChange w:id="526" w:author="Martin Urubek" w:date="2019-10-19T14:14:00Z">
                <w:pPr/>
              </w:pPrChange>
            </w:pPr>
          </w:p>
        </w:tc>
        <w:tc>
          <w:tcPr>
            <w:tcW w:w="3422" w:type="dxa"/>
          </w:tcPr>
          <w:p w14:paraId="61344351" w14:textId="6A6DF6E8" w:rsidR="00FC58C2" w:rsidRPr="00BA1D28" w:rsidDel="009670DF" w:rsidRDefault="00FC58C2">
            <w:pPr>
              <w:pStyle w:val="Heading1"/>
              <w:rPr>
                <w:del w:id="527" w:author="Martin Urubek" w:date="2019-08-17T22:43:00Z"/>
                <w:noProof/>
              </w:rPr>
              <w:pPrChange w:id="528" w:author="Martin Urubek" w:date="2019-10-19T14:14:00Z">
                <w:pPr/>
              </w:pPrChange>
            </w:pPr>
          </w:p>
        </w:tc>
        <w:tc>
          <w:tcPr>
            <w:tcW w:w="1258" w:type="dxa"/>
          </w:tcPr>
          <w:p w14:paraId="2D075ADC" w14:textId="17A62209" w:rsidR="00FC58C2" w:rsidRPr="00BA1D28" w:rsidDel="009670DF" w:rsidRDefault="00FC58C2">
            <w:pPr>
              <w:pStyle w:val="Heading1"/>
              <w:rPr>
                <w:del w:id="529" w:author="Martin Urubek" w:date="2019-08-17T22:43:00Z"/>
                <w:noProof/>
              </w:rPr>
              <w:pPrChange w:id="530" w:author="Martin Urubek" w:date="2019-10-19T14:14:00Z">
                <w:pPr/>
              </w:pPrChange>
            </w:pPr>
          </w:p>
        </w:tc>
        <w:tc>
          <w:tcPr>
            <w:tcW w:w="1259" w:type="dxa"/>
            <w:tcBorders>
              <w:right w:val="nil"/>
            </w:tcBorders>
          </w:tcPr>
          <w:p w14:paraId="0E357AFF" w14:textId="5B74817E" w:rsidR="00FC58C2" w:rsidRPr="00BA1D28" w:rsidDel="009670DF" w:rsidRDefault="00FC58C2">
            <w:pPr>
              <w:pStyle w:val="Heading1"/>
              <w:rPr>
                <w:del w:id="531" w:author="Martin Urubek" w:date="2019-08-17T22:43:00Z"/>
                <w:noProof/>
              </w:rPr>
              <w:pPrChange w:id="532" w:author="Martin Urubek" w:date="2019-10-19T14:14:00Z">
                <w:pPr/>
              </w:pPrChange>
            </w:pPr>
          </w:p>
        </w:tc>
      </w:tr>
      <w:tr w:rsidR="00FC58C2" w:rsidRPr="00BA1D28" w:rsidDel="009670DF" w14:paraId="21EE8438" w14:textId="6A2A6A42" w:rsidTr="00FC58C2">
        <w:trPr>
          <w:del w:id="533" w:author="Martin Urubek" w:date="2019-08-17T22:43:00Z"/>
        </w:trPr>
        <w:tc>
          <w:tcPr>
            <w:tcW w:w="3421" w:type="dxa"/>
            <w:tcBorders>
              <w:left w:val="nil"/>
            </w:tcBorders>
          </w:tcPr>
          <w:p w14:paraId="376E92C6" w14:textId="7D5F605C" w:rsidR="00FC58C2" w:rsidRPr="00BA1D28" w:rsidDel="009670DF" w:rsidRDefault="00FC58C2">
            <w:pPr>
              <w:pStyle w:val="Heading1"/>
              <w:rPr>
                <w:del w:id="534" w:author="Martin Urubek" w:date="2019-08-17T22:43:00Z"/>
                <w:noProof/>
              </w:rPr>
              <w:pPrChange w:id="535" w:author="Martin Urubek" w:date="2019-10-19T14:14:00Z">
                <w:pPr/>
              </w:pPrChange>
            </w:pPr>
          </w:p>
        </w:tc>
        <w:tc>
          <w:tcPr>
            <w:tcW w:w="3422" w:type="dxa"/>
          </w:tcPr>
          <w:p w14:paraId="28017EB0" w14:textId="4F00A56D" w:rsidR="00FC58C2" w:rsidRPr="00BA1D28" w:rsidDel="009670DF" w:rsidRDefault="00FC58C2">
            <w:pPr>
              <w:pStyle w:val="Heading1"/>
              <w:rPr>
                <w:del w:id="536" w:author="Martin Urubek" w:date="2019-08-17T22:43:00Z"/>
                <w:noProof/>
              </w:rPr>
              <w:pPrChange w:id="537" w:author="Martin Urubek" w:date="2019-10-19T14:14:00Z">
                <w:pPr/>
              </w:pPrChange>
            </w:pPr>
          </w:p>
        </w:tc>
        <w:tc>
          <w:tcPr>
            <w:tcW w:w="1258" w:type="dxa"/>
          </w:tcPr>
          <w:p w14:paraId="5C65E7B9" w14:textId="66D7381D" w:rsidR="00FC58C2" w:rsidRPr="00BA1D28" w:rsidDel="009670DF" w:rsidRDefault="00FC58C2">
            <w:pPr>
              <w:pStyle w:val="Heading1"/>
              <w:rPr>
                <w:del w:id="538" w:author="Martin Urubek" w:date="2019-08-17T22:43:00Z"/>
                <w:noProof/>
              </w:rPr>
              <w:pPrChange w:id="539" w:author="Martin Urubek" w:date="2019-10-19T14:14:00Z">
                <w:pPr/>
              </w:pPrChange>
            </w:pPr>
          </w:p>
        </w:tc>
        <w:tc>
          <w:tcPr>
            <w:tcW w:w="1259" w:type="dxa"/>
            <w:tcBorders>
              <w:right w:val="nil"/>
            </w:tcBorders>
          </w:tcPr>
          <w:p w14:paraId="4C77907A" w14:textId="6990917D" w:rsidR="00FC58C2" w:rsidRPr="00BA1D28" w:rsidDel="009670DF" w:rsidRDefault="00FC58C2">
            <w:pPr>
              <w:pStyle w:val="Heading1"/>
              <w:rPr>
                <w:del w:id="540" w:author="Martin Urubek" w:date="2019-08-17T22:43:00Z"/>
                <w:noProof/>
              </w:rPr>
              <w:pPrChange w:id="541" w:author="Martin Urubek" w:date="2019-10-19T14:14:00Z">
                <w:pPr/>
              </w:pPrChange>
            </w:pPr>
          </w:p>
        </w:tc>
      </w:tr>
      <w:tr w:rsidR="00FC58C2" w:rsidRPr="00BA1D28" w:rsidDel="009670DF" w14:paraId="0C14BD6B" w14:textId="132CE8F7" w:rsidTr="00FC58C2">
        <w:trPr>
          <w:del w:id="542" w:author="Martin Urubek" w:date="2019-08-17T22:43:00Z"/>
        </w:trPr>
        <w:tc>
          <w:tcPr>
            <w:tcW w:w="3421" w:type="dxa"/>
            <w:tcBorders>
              <w:left w:val="nil"/>
            </w:tcBorders>
          </w:tcPr>
          <w:p w14:paraId="56532166" w14:textId="68B1D333" w:rsidR="00FC58C2" w:rsidRPr="00BA1D28" w:rsidDel="009670DF" w:rsidRDefault="00FC58C2">
            <w:pPr>
              <w:pStyle w:val="Heading1"/>
              <w:rPr>
                <w:del w:id="543" w:author="Martin Urubek" w:date="2019-08-17T22:43:00Z"/>
                <w:noProof/>
              </w:rPr>
              <w:pPrChange w:id="544" w:author="Martin Urubek" w:date="2019-10-19T14:14:00Z">
                <w:pPr/>
              </w:pPrChange>
            </w:pPr>
          </w:p>
        </w:tc>
        <w:tc>
          <w:tcPr>
            <w:tcW w:w="3422" w:type="dxa"/>
          </w:tcPr>
          <w:p w14:paraId="4E3523B7" w14:textId="090043DE" w:rsidR="00FC58C2" w:rsidRPr="00BA1D28" w:rsidDel="009670DF" w:rsidRDefault="00FC58C2">
            <w:pPr>
              <w:pStyle w:val="Heading1"/>
              <w:rPr>
                <w:del w:id="545" w:author="Martin Urubek" w:date="2019-08-17T22:43:00Z"/>
                <w:noProof/>
              </w:rPr>
              <w:pPrChange w:id="546" w:author="Martin Urubek" w:date="2019-10-19T14:14:00Z">
                <w:pPr/>
              </w:pPrChange>
            </w:pPr>
          </w:p>
        </w:tc>
        <w:tc>
          <w:tcPr>
            <w:tcW w:w="1258" w:type="dxa"/>
          </w:tcPr>
          <w:p w14:paraId="67A7FF44" w14:textId="6A38442F" w:rsidR="00FC58C2" w:rsidRPr="00BA1D28" w:rsidDel="009670DF" w:rsidRDefault="00FC58C2">
            <w:pPr>
              <w:pStyle w:val="Heading1"/>
              <w:rPr>
                <w:del w:id="547" w:author="Martin Urubek" w:date="2019-08-17T22:43:00Z"/>
                <w:noProof/>
              </w:rPr>
              <w:pPrChange w:id="548" w:author="Martin Urubek" w:date="2019-10-19T14:14:00Z">
                <w:pPr/>
              </w:pPrChange>
            </w:pPr>
          </w:p>
        </w:tc>
        <w:tc>
          <w:tcPr>
            <w:tcW w:w="1259" w:type="dxa"/>
            <w:tcBorders>
              <w:right w:val="nil"/>
            </w:tcBorders>
          </w:tcPr>
          <w:p w14:paraId="32F8C119" w14:textId="0B9CA32F" w:rsidR="00FC58C2" w:rsidRPr="00BA1D28" w:rsidDel="009670DF" w:rsidRDefault="00FC58C2">
            <w:pPr>
              <w:pStyle w:val="Heading1"/>
              <w:rPr>
                <w:del w:id="549" w:author="Martin Urubek" w:date="2019-08-17T22:43:00Z"/>
                <w:noProof/>
              </w:rPr>
              <w:pPrChange w:id="550" w:author="Martin Urubek" w:date="2019-10-19T14:14:00Z">
                <w:pPr/>
              </w:pPrChange>
            </w:pPr>
          </w:p>
        </w:tc>
      </w:tr>
    </w:tbl>
    <w:p w14:paraId="12B3637A" w14:textId="2B068D4A" w:rsidR="00FC58C2" w:rsidRPr="00BA1D28" w:rsidDel="009670DF" w:rsidRDefault="00FC58C2">
      <w:pPr>
        <w:pStyle w:val="Heading1"/>
        <w:rPr>
          <w:del w:id="551" w:author="Martin Urubek" w:date="2019-08-17T22:43:00Z"/>
          <w:noProof/>
        </w:rPr>
      </w:pPr>
    </w:p>
    <w:p w14:paraId="06FBFC3E" w14:textId="35672BD2" w:rsidR="006E67C4" w:rsidRPr="00BA1D28" w:rsidDel="009670DF" w:rsidRDefault="006E67C4">
      <w:pPr>
        <w:pStyle w:val="Heading1"/>
        <w:rPr>
          <w:del w:id="552" w:author="Martin Urubek" w:date="2019-08-17T22:43:00Z"/>
          <w:noProof/>
        </w:rPr>
        <w:pPrChange w:id="553" w:author="Martin Urubek" w:date="2019-10-19T14:14:00Z">
          <w:pPr/>
        </w:pPrChange>
      </w:pPr>
    </w:p>
    <w:tbl>
      <w:tblPr>
        <w:tblW w:w="5000" w:type="pct"/>
        <w:tblBorders>
          <w:insideV w:val="single" w:sz="48" w:space="0" w:color="FFFFFF" w:themeColor="background1"/>
        </w:tblBorders>
        <w:tblLayout w:type="fixed"/>
        <w:tblCellMar>
          <w:left w:w="0" w:type="dxa"/>
          <w:bottom w:w="432" w:type="dxa"/>
          <w:right w:w="0" w:type="dxa"/>
        </w:tblCellMar>
        <w:tblLook w:val="0620" w:firstRow="1" w:lastRow="0" w:firstColumn="0" w:lastColumn="0" w:noHBand="1" w:noVBand="1"/>
        <w:tblDescription w:val="Podpisový list"/>
      </w:tblPr>
      <w:tblGrid>
        <w:gridCol w:w="2486"/>
        <w:gridCol w:w="2489"/>
        <w:gridCol w:w="2489"/>
        <w:gridCol w:w="1562"/>
      </w:tblGrid>
      <w:tr w:rsidR="00FC58C2" w:rsidRPr="00BA1D28" w:rsidDel="009670DF" w14:paraId="4FE67A13" w14:textId="506EC2A7" w:rsidTr="005B3755">
        <w:trPr>
          <w:del w:id="554" w:author="Martin Urubek" w:date="2019-08-17T22:43:00Z"/>
        </w:trPr>
        <w:tc>
          <w:tcPr>
            <w:tcW w:w="2580" w:type="dxa"/>
            <w:tcMar>
              <w:top w:w="432" w:type="dxa"/>
            </w:tcMar>
          </w:tcPr>
          <w:p w14:paraId="0C087D7D" w14:textId="5208EC42" w:rsidR="00FC58C2" w:rsidRPr="00BA1D28" w:rsidDel="009670DF" w:rsidRDefault="00FC58C2">
            <w:pPr>
              <w:pStyle w:val="Heading1"/>
              <w:rPr>
                <w:del w:id="555" w:author="Martin Urubek" w:date="2019-08-17T22:43:00Z"/>
                <w:noProof/>
              </w:rPr>
              <w:pPrChange w:id="556" w:author="Martin Urubek" w:date="2019-10-19T14:14:00Z">
                <w:pPr>
                  <w:pStyle w:val="Signature"/>
                </w:pPr>
              </w:pPrChange>
            </w:pPr>
          </w:p>
        </w:tc>
        <w:tc>
          <w:tcPr>
            <w:tcW w:w="2580" w:type="dxa"/>
            <w:tcMar>
              <w:top w:w="432" w:type="dxa"/>
            </w:tcMar>
          </w:tcPr>
          <w:p w14:paraId="3CC2E945" w14:textId="3B5C7911" w:rsidR="00FC58C2" w:rsidRPr="00BA1D28" w:rsidDel="009670DF" w:rsidRDefault="00FC58C2">
            <w:pPr>
              <w:pStyle w:val="Heading1"/>
              <w:rPr>
                <w:del w:id="557" w:author="Martin Urubek" w:date="2019-08-17T22:43:00Z"/>
                <w:noProof/>
              </w:rPr>
              <w:pPrChange w:id="558" w:author="Martin Urubek" w:date="2019-10-19T14:14:00Z">
                <w:pPr>
                  <w:pStyle w:val="Signature"/>
                </w:pPr>
              </w:pPrChange>
            </w:pPr>
          </w:p>
        </w:tc>
        <w:tc>
          <w:tcPr>
            <w:tcW w:w="2580" w:type="dxa"/>
            <w:tcMar>
              <w:top w:w="432" w:type="dxa"/>
            </w:tcMar>
          </w:tcPr>
          <w:p w14:paraId="1C7BD323" w14:textId="659D59E4" w:rsidR="00FC58C2" w:rsidRPr="00BA1D28" w:rsidDel="009670DF" w:rsidRDefault="00FC58C2">
            <w:pPr>
              <w:pStyle w:val="Heading1"/>
              <w:rPr>
                <w:del w:id="559" w:author="Martin Urubek" w:date="2019-08-17T22:43:00Z"/>
                <w:noProof/>
              </w:rPr>
              <w:pPrChange w:id="560" w:author="Martin Urubek" w:date="2019-10-19T14:14:00Z">
                <w:pPr>
                  <w:pStyle w:val="Signature"/>
                </w:pPr>
              </w:pPrChange>
            </w:pPr>
          </w:p>
        </w:tc>
        <w:tc>
          <w:tcPr>
            <w:tcW w:w="1620" w:type="dxa"/>
            <w:tcMar>
              <w:top w:w="432" w:type="dxa"/>
            </w:tcMar>
          </w:tcPr>
          <w:p w14:paraId="555F9BBD" w14:textId="608E5C10" w:rsidR="00FC58C2" w:rsidRPr="00BA1D28" w:rsidDel="009670DF" w:rsidRDefault="00FC58C2">
            <w:pPr>
              <w:pStyle w:val="Heading1"/>
              <w:rPr>
                <w:del w:id="561" w:author="Martin Urubek" w:date="2019-08-17T22:43:00Z"/>
                <w:noProof/>
              </w:rPr>
              <w:pPrChange w:id="562" w:author="Martin Urubek" w:date="2019-10-19T14:14:00Z">
                <w:pPr>
                  <w:pStyle w:val="Signature"/>
                </w:pPr>
              </w:pPrChange>
            </w:pPr>
          </w:p>
        </w:tc>
      </w:tr>
      <w:tr w:rsidR="00FC58C2" w:rsidRPr="00BA1D28" w:rsidDel="009670DF" w14:paraId="29D75349" w14:textId="30492A80" w:rsidTr="005B3755">
        <w:trPr>
          <w:del w:id="563" w:author="Martin Urubek" w:date="2019-08-17T22:43:00Z"/>
        </w:trPr>
        <w:tc>
          <w:tcPr>
            <w:tcW w:w="2580" w:type="dxa"/>
          </w:tcPr>
          <w:p w14:paraId="57E611A1" w14:textId="219A3C1D" w:rsidR="00FC58C2" w:rsidRPr="00BA1D28" w:rsidDel="009670DF" w:rsidRDefault="00FC58C2">
            <w:pPr>
              <w:pStyle w:val="Heading1"/>
              <w:rPr>
                <w:del w:id="564" w:author="Martin Urubek" w:date="2019-08-17T22:43:00Z"/>
                <w:noProof/>
              </w:rPr>
              <w:pPrChange w:id="565" w:author="Martin Urubek" w:date="2019-10-19T14:14:00Z">
                <w:pPr>
                  <w:pStyle w:val="Signature"/>
                </w:pPr>
              </w:pPrChange>
            </w:pPr>
          </w:p>
        </w:tc>
        <w:tc>
          <w:tcPr>
            <w:tcW w:w="2580" w:type="dxa"/>
          </w:tcPr>
          <w:p w14:paraId="303F2874" w14:textId="3500E952" w:rsidR="00FC58C2" w:rsidRPr="00BA1D28" w:rsidDel="009670DF" w:rsidRDefault="00FC58C2">
            <w:pPr>
              <w:pStyle w:val="Heading1"/>
              <w:rPr>
                <w:del w:id="566" w:author="Martin Urubek" w:date="2019-08-17T22:43:00Z"/>
                <w:noProof/>
              </w:rPr>
              <w:pPrChange w:id="567" w:author="Martin Urubek" w:date="2019-10-19T14:14:00Z">
                <w:pPr>
                  <w:pStyle w:val="Signature"/>
                </w:pPr>
              </w:pPrChange>
            </w:pPr>
          </w:p>
        </w:tc>
        <w:tc>
          <w:tcPr>
            <w:tcW w:w="2580" w:type="dxa"/>
          </w:tcPr>
          <w:p w14:paraId="01FFB140" w14:textId="7F03BEE2" w:rsidR="00FC58C2" w:rsidRPr="00BA1D28" w:rsidDel="009670DF" w:rsidRDefault="00FC58C2">
            <w:pPr>
              <w:pStyle w:val="Heading1"/>
              <w:rPr>
                <w:del w:id="568" w:author="Martin Urubek" w:date="2019-08-17T22:43:00Z"/>
                <w:noProof/>
              </w:rPr>
              <w:pPrChange w:id="569" w:author="Martin Urubek" w:date="2019-10-19T14:14:00Z">
                <w:pPr>
                  <w:pStyle w:val="Signature"/>
                </w:pPr>
              </w:pPrChange>
            </w:pPr>
          </w:p>
        </w:tc>
        <w:tc>
          <w:tcPr>
            <w:tcW w:w="1620" w:type="dxa"/>
          </w:tcPr>
          <w:p w14:paraId="493FA630" w14:textId="4DBEEAF9" w:rsidR="00FC58C2" w:rsidRPr="00BA1D28" w:rsidDel="009670DF" w:rsidRDefault="00FC58C2">
            <w:pPr>
              <w:pStyle w:val="Heading1"/>
              <w:rPr>
                <w:del w:id="570" w:author="Martin Urubek" w:date="2019-08-17T22:43:00Z"/>
                <w:noProof/>
              </w:rPr>
              <w:pPrChange w:id="571" w:author="Martin Urubek" w:date="2019-10-19T14:14:00Z">
                <w:pPr>
                  <w:pStyle w:val="Signature"/>
                </w:pPr>
              </w:pPrChange>
            </w:pPr>
          </w:p>
        </w:tc>
      </w:tr>
      <w:tr w:rsidR="00FC58C2" w:rsidRPr="00BA1D28" w:rsidDel="009670DF" w14:paraId="47791D80" w14:textId="24F48C04" w:rsidTr="005B3755">
        <w:trPr>
          <w:del w:id="572" w:author="Martin Urubek" w:date="2019-08-17T22:43:00Z"/>
        </w:trPr>
        <w:tc>
          <w:tcPr>
            <w:tcW w:w="2580" w:type="dxa"/>
          </w:tcPr>
          <w:p w14:paraId="44A2EBD0" w14:textId="35B2F439" w:rsidR="00FC58C2" w:rsidRPr="00BA1D28" w:rsidDel="009670DF" w:rsidRDefault="00FC58C2">
            <w:pPr>
              <w:pStyle w:val="Heading1"/>
              <w:rPr>
                <w:del w:id="573" w:author="Martin Urubek" w:date="2019-08-17T22:43:00Z"/>
                <w:noProof/>
              </w:rPr>
              <w:pPrChange w:id="574" w:author="Martin Urubek" w:date="2019-10-19T14:14:00Z">
                <w:pPr>
                  <w:pStyle w:val="Signature"/>
                </w:pPr>
              </w:pPrChange>
            </w:pPr>
          </w:p>
        </w:tc>
        <w:tc>
          <w:tcPr>
            <w:tcW w:w="2580" w:type="dxa"/>
          </w:tcPr>
          <w:p w14:paraId="393D71AA" w14:textId="2D4FF2F8" w:rsidR="00FC58C2" w:rsidRPr="00BA1D28" w:rsidDel="009670DF" w:rsidRDefault="00FC58C2">
            <w:pPr>
              <w:pStyle w:val="Heading1"/>
              <w:rPr>
                <w:del w:id="575" w:author="Martin Urubek" w:date="2019-08-17T22:43:00Z"/>
                <w:noProof/>
              </w:rPr>
              <w:pPrChange w:id="576" w:author="Martin Urubek" w:date="2019-10-19T14:14:00Z">
                <w:pPr>
                  <w:pStyle w:val="Signature"/>
                </w:pPr>
              </w:pPrChange>
            </w:pPr>
          </w:p>
        </w:tc>
        <w:tc>
          <w:tcPr>
            <w:tcW w:w="2580" w:type="dxa"/>
          </w:tcPr>
          <w:p w14:paraId="053E5E34" w14:textId="6F28D9C6" w:rsidR="00FC58C2" w:rsidRPr="00BA1D28" w:rsidDel="009670DF" w:rsidRDefault="00FC58C2">
            <w:pPr>
              <w:pStyle w:val="Heading1"/>
              <w:rPr>
                <w:del w:id="577" w:author="Martin Urubek" w:date="2019-08-17T22:43:00Z"/>
                <w:noProof/>
              </w:rPr>
              <w:pPrChange w:id="578" w:author="Martin Urubek" w:date="2019-10-19T14:14:00Z">
                <w:pPr>
                  <w:pStyle w:val="Signature"/>
                </w:pPr>
              </w:pPrChange>
            </w:pPr>
          </w:p>
        </w:tc>
        <w:tc>
          <w:tcPr>
            <w:tcW w:w="1620" w:type="dxa"/>
          </w:tcPr>
          <w:p w14:paraId="44B0A364" w14:textId="0D377E4A" w:rsidR="00FC58C2" w:rsidRPr="00BA1D28" w:rsidDel="009670DF" w:rsidRDefault="00FC58C2">
            <w:pPr>
              <w:pStyle w:val="Heading1"/>
              <w:rPr>
                <w:del w:id="579" w:author="Martin Urubek" w:date="2019-08-17T22:43:00Z"/>
                <w:noProof/>
              </w:rPr>
              <w:pPrChange w:id="580" w:author="Martin Urubek" w:date="2019-10-19T14:14:00Z">
                <w:pPr>
                  <w:pStyle w:val="Signature"/>
                </w:pPr>
              </w:pPrChange>
            </w:pPr>
          </w:p>
        </w:tc>
      </w:tr>
      <w:tr w:rsidR="00FC58C2" w:rsidRPr="00BA1D28" w:rsidDel="009670DF" w14:paraId="7367B37D" w14:textId="4997DBD1" w:rsidTr="005B3755">
        <w:trPr>
          <w:del w:id="581" w:author="Martin Urubek" w:date="2019-08-17T22:43:00Z"/>
        </w:trPr>
        <w:tc>
          <w:tcPr>
            <w:tcW w:w="2580" w:type="dxa"/>
          </w:tcPr>
          <w:p w14:paraId="0C6DA01A" w14:textId="2C45C1A3" w:rsidR="00FC58C2" w:rsidRPr="00BA1D28" w:rsidDel="009670DF" w:rsidRDefault="00FC58C2">
            <w:pPr>
              <w:pStyle w:val="Heading1"/>
              <w:rPr>
                <w:del w:id="582" w:author="Martin Urubek" w:date="2019-08-17T22:43:00Z"/>
                <w:noProof/>
              </w:rPr>
              <w:pPrChange w:id="583" w:author="Martin Urubek" w:date="2019-10-19T14:14:00Z">
                <w:pPr>
                  <w:pStyle w:val="Signature"/>
                </w:pPr>
              </w:pPrChange>
            </w:pPr>
          </w:p>
        </w:tc>
        <w:tc>
          <w:tcPr>
            <w:tcW w:w="2580" w:type="dxa"/>
          </w:tcPr>
          <w:p w14:paraId="64A3CECC" w14:textId="0B22628F" w:rsidR="00FC58C2" w:rsidRPr="00BA1D28" w:rsidDel="009670DF" w:rsidRDefault="00FC58C2">
            <w:pPr>
              <w:pStyle w:val="Heading1"/>
              <w:rPr>
                <w:del w:id="584" w:author="Martin Urubek" w:date="2019-08-17T22:43:00Z"/>
                <w:noProof/>
              </w:rPr>
              <w:pPrChange w:id="585" w:author="Martin Urubek" w:date="2019-10-19T14:14:00Z">
                <w:pPr>
                  <w:pStyle w:val="Signature"/>
                </w:pPr>
              </w:pPrChange>
            </w:pPr>
          </w:p>
        </w:tc>
        <w:tc>
          <w:tcPr>
            <w:tcW w:w="2580" w:type="dxa"/>
          </w:tcPr>
          <w:p w14:paraId="7B4161A4" w14:textId="412BC158" w:rsidR="00FC58C2" w:rsidRPr="00BA1D28" w:rsidDel="009670DF" w:rsidRDefault="00FC58C2">
            <w:pPr>
              <w:pStyle w:val="Heading1"/>
              <w:rPr>
                <w:del w:id="586" w:author="Martin Urubek" w:date="2019-08-17T22:43:00Z"/>
                <w:noProof/>
              </w:rPr>
              <w:pPrChange w:id="587" w:author="Martin Urubek" w:date="2019-10-19T14:14:00Z">
                <w:pPr>
                  <w:pStyle w:val="Signature"/>
                </w:pPr>
              </w:pPrChange>
            </w:pPr>
          </w:p>
        </w:tc>
        <w:tc>
          <w:tcPr>
            <w:tcW w:w="1620" w:type="dxa"/>
          </w:tcPr>
          <w:p w14:paraId="164BC23F" w14:textId="46A52C0D" w:rsidR="00FC58C2" w:rsidRPr="00BA1D28" w:rsidDel="009670DF" w:rsidRDefault="00FC58C2">
            <w:pPr>
              <w:pStyle w:val="Heading1"/>
              <w:rPr>
                <w:del w:id="588" w:author="Martin Urubek" w:date="2019-08-17T22:43:00Z"/>
                <w:noProof/>
              </w:rPr>
              <w:pPrChange w:id="589" w:author="Martin Urubek" w:date="2019-10-19T14:14:00Z">
                <w:pPr>
                  <w:pStyle w:val="Signature"/>
                </w:pPr>
              </w:pPrChange>
            </w:pPr>
          </w:p>
        </w:tc>
      </w:tr>
      <w:tr w:rsidR="00FC58C2" w:rsidRPr="00BA1D28" w:rsidDel="009670DF" w14:paraId="3BB7FA9C" w14:textId="6D04AA74" w:rsidTr="005B3755">
        <w:trPr>
          <w:del w:id="590" w:author="Martin Urubek" w:date="2019-08-17T22:43:00Z"/>
        </w:trPr>
        <w:tc>
          <w:tcPr>
            <w:tcW w:w="2580" w:type="dxa"/>
          </w:tcPr>
          <w:p w14:paraId="6C5DC2FC" w14:textId="39212A86" w:rsidR="00FC58C2" w:rsidRPr="00BA1D28" w:rsidDel="009670DF" w:rsidRDefault="00FC58C2">
            <w:pPr>
              <w:pStyle w:val="Heading1"/>
              <w:rPr>
                <w:del w:id="591" w:author="Martin Urubek" w:date="2019-08-17T22:43:00Z"/>
                <w:noProof/>
              </w:rPr>
              <w:pPrChange w:id="592" w:author="Martin Urubek" w:date="2019-10-19T14:14:00Z">
                <w:pPr>
                  <w:pStyle w:val="Signature"/>
                </w:pPr>
              </w:pPrChange>
            </w:pPr>
          </w:p>
        </w:tc>
        <w:tc>
          <w:tcPr>
            <w:tcW w:w="2580" w:type="dxa"/>
          </w:tcPr>
          <w:p w14:paraId="640E320F" w14:textId="48693218" w:rsidR="00FC58C2" w:rsidRPr="00BA1D28" w:rsidDel="009670DF" w:rsidRDefault="00FC58C2">
            <w:pPr>
              <w:pStyle w:val="Heading1"/>
              <w:rPr>
                <w:del w:id="593" w:author="Martin Urubek" w:date="2019-08-17T22:43:00Z"/>
                <w:noProof/>
              </w:rPr>
              <w:pPrChange w:id="594" w:author="Martin Urubek" w:date="2019-10-19T14:14:00Z">
                <w:pPr>
                  <w:pStyle w:val="Signature"/>
                </w:pPr>
              </w:pPrChange>
            </w:pPr>
          </w:p>
        </w:tc>
        <w:tc>
          <w:tcPr>
            <w:tcW w:w="2580" w:type="dxa"/>
          </w:tcPr>
          <w:p w14:paraId="0FA354AD" w14:textId="06B38D47" w:rsidR="00FC58C2" w:rsidRPr="00BA1D28" w:rsidDel="009670DF" w:rsidRDefault="00FC58C2">
            <w:pPr>
              <w:pStyle w:val="Heading1"/>
              <w:rPr>
                <w:del w:id="595" w:author="Martin Urubek" w:date="2019-08-17T22:43:00Z"/>
                <w:noProof/>
              </w:rPr>
              <w:pPrChange w:id="596" w:author="Martin Urubek" w:date="2019-10-19T14:14:00Z">
                <w:pPr>
                  <w:pStyle w:val="Signature"/>
                </w:pPr>
              </w:pPrChange>
            </w:pPr>
          </w:p>
        </w:tc>
        <w:tc>
          <w:tcPr>
            <w:tcW w:w="1620" w:type="dxa"/>
          </w:tcPr>
          <w:p w14:paraId="07F4218E" w14:textId="313F8601" w:rsidR="00FC58C2" w:rsidRPr="00BA1D28" w:rsidDel="009670DF" w:rsidRDefault="00FC58C2">
            <w:pPr>
              <w:pStyle w:val="Heading1"/>
              <w:rPr>
                <w:del w:id="597" w:author="Martin Urubek" w:date="2019-08-17T22:43:00Z"/>
                <w:noProof/>
              </w:rPr>
              <w:pPrChange w:id="598" w:author="Martin Urubek" w:date="2019-10-19T14:14:00Z">
                <w:pPr>
                  <w:pStyle w:val="Signature"/>
                </w:pPr>
              </w:pPrChange>
            </w:pPr>
          </w:p>
        </w:tc>
      </w:tr>
      <w:tr w:rsidR="00FC58C2" w:rsidRPr="00BA1D28" w:rsidDel="009670DF" w14:paraId="094D3EA4" w14:textId="704E0746" w:rsidTr="005B3755">
        <w:trPr>
          <w:del w:id="599" w:author="Martin Urubek" w:date="2019-08-17T22:43:00Z"/>
        </w:trPr>
        <w:tc>
          <w:tcPr>
            <w:tcW w:w="2580" w:type="dxa"/>
          </w:tcPr>
          <w:p w14:paraId="1C160B17" w14:textId="7F519879" w:rsidR="00FC58C2" w:rsidRPr="00BA1D28" w:rsidDel="009670DF" w:rsidRDefault="00FC58C2">
            <w:pPr>
              <w:pStyle w:val="Heading1"/>
              <w:rPr>
                <w:del w:id="600" w:author="Martin Urubek" w:date="2019-08-17T22:43:00Z"/>
                <w:noProof/>
              </w:rPr>
              <w:pPrChange w:id="601" w:author="Martin Urubek" w:date="2019-10-19T14:14:00Z">
                <w:pPr>
                  <w:pStyle w:val="Signature"/>
                </w:pPr>
              </w:pPrChange>
            </w:pPr>
          </w:p>
        </w:tc>
        <w:tc>
          <w:tcPr>
            <w:tcW w:w="2580" w:type="dxa"/>
          </w:tcPr>
          <w:p w14:paraId="14B431B9" w14:textId="785362B3" w:rsidR="00FC58C2" w:rsidRPr="00BA1D28" w:rsidDel="009670DF" w:rsidRDefault="00FC58C2">
            <w:pPr>
              <w:pStyle w:val="Heading1"/>
              <w:rPr>
                <w:del w:id="602" w:author="Martin Urubek" w:date="2019-08-17T22:43:00Z"/>
                <w:noProof/>
              </w:rPr>
              <w:pPrChange w:id="603" w:author="Martin Urubek" w:date="2019-10-19T14:14:00Z">
                <w:pPr>
                  <w:pStyle w:val="Signature"/>
                </w:pPr>
              </w:pPrChange>
            </w:pPr>
          </w:p>
        </w:tc>
        <w:tc>
          <w:tcPr>
            <w:tcW w:w="2580" w:type="dxa"/>
          </w:tcPr>
          <w:p w14:paraId="5FE43ACE" w14:textId="31FE59E6" w:rsidR="00FC58C2" w:rsidRPr="00BA1D28" w:rsidDel="009670DF" w:rsidRDefault="00FC58C2">
            <w:pPr>
              <w:pStyle w:val="Heading1"/>
              <w:rPr>
                <w:del w:id="604" w:author="Martin Urubek" w:date="2019-08-17T22:43:00Z"/>
                <w:noProof/>
              </w:rPr>
              <w:pPrChange w:id="605" w:author="Martin Urubek" w:date="2019-10-19T14:14:00Z">
                <w:pPr>
                  <w:pStyle w:val="Signature"/>
                </w:pPr>
              </w:pPrChange>
            </w:pPr>
          </w:p>
        </w:tc>
        <w:tc>
          <w:tcPr>
            <w:tcW w:w="1620" w:type="dxa"/>
          </w:tcPr>
          <w:p w14:paraId="51B0DE4E" w14:textId="05CBA38D" w:rsidR="00FC58C2" w:rsidRPr="00BA1D28" w:rsidDel="009670DF" w:rsidRDefault="00FC58C2">
            <w:pPr>
              <w:pStyle w:val="Heading1"/>
              <w:rPr>
                <w:del w:id="606" w:author="Martin Urubek" w:date="2019-08-17T22:43:00Z"/>
                <w:noProof/>
              </w:rPr>
              <w:pPrChange w:id="607" w:author="Martin Urubek" w:date="2019-10-19T14:14:00Z">
                <w:pPr>
                  <w:pStyle w:val="Signature"/>
                </w:pPr>
              </w:pPrChange>
            </w:pPr>
          </w:p>
        </w:tc>
      </w:tr>
      <w:tr w:rsidR="00FC58C2" w:rsidRPr="00BA1D28" w:rsidDel="009670DF" w14:paraId="466DDF64" w14:textId="3029F01B" w:rsidTr="005B3755">
        <w:trPr>
          <w:del w:id="608" w:author="Martin Urubek" w:date="2019-08-17T22:43:00Z"/>
        </w:trPr>
        <w:tc>
          <w:tcPr>
            <w:tcW w:w="2580" w:type="dxa"/>
          </w:tcPr>
          <w:p w14:paraId="7368C70F" w14:textId="46CCB214" w:rsidR="00FC58C2" w:rsidRPr="00BA1D28" w:rsidDel="009670DF" w:rsidRDefault="00FC58C2">
            <w:pPr>
              <w:pStyle w:val="Heading1"/>
              <w:rPr>
                <w:del w:id="609" w:author="Martin Urubek" w:date="2019-08-17T22:43:00Z"/>
                <w:noProof/>
              </w:rPr>
              <w:pPrChange w:id="610" w:author="Martin Urubek" w:date="2019-10-19T14:14:00Z">
                <w:pPr>
                  <w:pStyle w:val="Signature"/>
                </w:pPr>
              </w:pPrChange>
            </w:pPr>
          </w:p>
        </w:tc>
        <w:tc>
          <w:tcPr>
            <w:tcW w:w="2580" w:type="dxa"/>
          </w:tcPr>
          <w:p w14:paraId="15A96E1B" w14:textId="35D887E7" w:rsidR="00FC58C2" w:rsidRPr="00BA1D28" w:rsidDel="009670DF" w:rsidRDefault="00FC58C2">
            <w:pPr>
              <w:pStyle w:val="Heading1"/>
              <w:rPr>
                <w:del w:id="611" w:author="Martin Urubek" w:date="2019-08-17T22:43:00Z"/>
                <w:noProof/>
              </w:rPr>
              <w:pPrChange w:id="612" w:author="Martin Urubek" w:date="2019-10-19T14:14:00Z">
                <w:pPr>
                  <w:pStyle w:val="Signature"/>
                </w:pPr>
              </w:pPrChange>
            </w:pPr>
          </w:p>
        </w:tc>
        <w:tc>
          <w:tcPr>
            <w:tcW w:w="2580" w:type="dxa"/>
          </w:tcPr>
          <w:p w14:paraId="1FF1CBC4" w14:textId="4EE26C34" w:rsidR="00FC58C2" w:rsidRPr="00BA1D28" w:rsidDel="009670DF" w:rsidRDefault="00FC58C2">
            <w:pPr>
              <w:pStyle w:val="Heading1"/>
              <w:rPr>
                <w:del w:id="613" w:author="Martin Urubek" w:date="2019-08-17T22:43:00Z"/>
                <w:noProof/>
              </w:rPr>
              <w:pPrChange w:id="614" w:author="Martin Urubek" w:date="2019-10-19T14:14:00Z">
                <w:pPr>
                  <w:pStyle w:val="Signature"/>
                </w:pPr>
              </w:pPrChange>
            </w:pPr>
          </w:p>
        </w:tc>
        <w:tc>
          <w:tcPr>
            <w:tcW w:w="1620" w:type="dxa"/>
          </w:tcPr>
          <w:p w14:paraId="1A22DC65" w14:textId="5F5DE513" w:rsidR="00FC58C2" w:rsidRPr="00BA1D28" w:rsidDel="009670DF" w:rsidRDefault="00FC58C2">
            <w:pPr>
              <w:pStyle w:val="Heading1"/>
              <w:rPr>
                <w:del w:id="615" w:author="Martin Urubek" w:date="2019-08-17T22:43:00Z"/>
                <w:noProof/>
              </w:rPr>
              <w:pPrChange w:id="616" w:author="Martin Urubek" w:date="2019-10-19T14:14:00Z">
                <w:pPr>
                  <w:pStyle w:val="Signature"/>
                </w:pPr>
              </w:pPrChange>
            </w:pPr>
          </w:p>
        </w:tc>
      </w:tr>
      <w:tr w:rsidR="00FC58C2" w:rsidRPr="00BA1D28" w:rsidDel="009670DF" w14:paraId="5DBC1F7E" w14:textId="68C1F24D" w:rsidTr="005B3755">
        <w:trPr>
          <w:del w:id="617" w:author="Martin Urubek" w:date="2019-08-17T22:43:00Z"/>
        </w:trPr>
        <w:tc>
          <w:tcPr>
            <w:tcW w:w="2580" w:type="dxa"/>
          </w:tcPr>
          <w:p w14:paraId="001FCADC" w14:textId="3EB4CFC5" w:rsidR="00FC58C2" w:rsidRPr="00BA1D28" w:rsidDel="009670DF" w:rsidRDefault="00FC58C2">
            <w:pPr>
              <w:pStyle w:val="Heading1"/>
              <w:rPr>
                <w:del w:id="618" w:author="Martin Urubek" w:date="2019-08-17T22:43:00Z"/>
                <w:noProof/>
              </w:rPr>
              <w:pPrChange w:id="619" w:author="Martin Urubek" w:date="2019-10-19T14:14:00Z">
                <w:pPr>
                  <w:pStyle w:val="Signature"/>
                </w:pPr>
              </w:pPrChange>
            </w:pPr>
          </w:p>
        </w:tc>
        <w:tc>
          <w:tcPr>
            <w:tcW w:w="2580" w:type="dxa"/>
          </w:tcPr>
          <w:p w14:paraId="5EB610FE" w14:textId="39937EB3" w:rsidR="00FC58C2" w:rsidRPr="00BA1D28" w:rsidDel="009670DF" w:rsidRDefault="00FC58C2">
            <w:pPr>
              <w:pStyle w:val="Heading1"/>
              <w:rPr>
                <w:del w:id="620" w:author="Martin Urubek" w:date="2019-08-17T22:43:00Z"/>
                <w:noProof/>
              </w:rPr>
              <w:pPrChange w:id="621" w:author="Martin Urubek" w:date="2019-10-19T14:14:00Z">
                <w:pPr>
                  <w:pStyle w:val="Signature"/>
                </w:pPr>
              </w:pPrChange>
            </w:pPr>
          </w:p>
        </w:tc>
        <w:tc>
          <w:tcPr>
            <w:tcW w:w="2580" w:type="dxa"/>
          </w:tcPr>
          <w:p w14:paraId="09B6CD86" w14:textId="6A707377" w:rsidR="00FC58C2" w:rsidRPr="00BA1D28" w:rsidDel="009670DF" w:rsidRDefault="00FC58C2">
            <w:pPr>
              <w:pStyle w:val="Heading1"/>
              <w:rPr>
                <w:del w:id="622" w:author="Martin Urubek" w:date="2019-08-17T22:43:00Z"/>
                <w:noProof/>
              </w:rPr>
              <w:pPrChange w:id="623" w:author="Martin Urubek" w:date="2019-10-19T14:14:00Z">
                <w:pPr>
                  <w:pStyle w:val="Signature"/>
                </w:pPr>
              </w:pPrChange>
            </w:pPr>
          </w:p>
        </w:tc>
        <w:tc>
          <w:tcPr>
            <w:tcW w:w="1620" w:type="dxa"/>
          </w:tcPr>
          <w:p w14:paraId="44F74919" w14:textId="770A7F48" w:rsidR="00FC58C2" w:rsidRPr="00BA1D28" w:rsidDel="009670DF" w:rsidRDefault="00FC58C2">
            <w:pPr>
              <w:pStyle w:val="Heading1"/>
              <w:rPr>
                <w:del w:id="624" w:author="Martin Urubek" w:date="2019-08-17T22:43:00Z"/>
                <w:noProof/>
              </w:rPr>
              <w:pPrChange w:id="625" w:author="Martin Urubek" w:date="2019-10-19T14:14:00Z">
                <w:pPr>
                  <w:pStyle w:val="Signature"/>
                </w:pPr>
              </w:pPrChange>
            </w:pPr>
          </w:p>
        </w:tc>
      </w:tr>
      <w:tr w:rsidR="00FC58C2" w:rsidRPr="00BA1D28" w:rsidDel="009670DF" w14:paraId="7D487585" w14:textId="09375F09" w:rsidTr="005B3755">
        <w:trPr>
          <w:del w:id="626" w:author="Martin Urubek" w:date="2019-08-17T22:43:00Z"/>
        </w:trPr>
        <w:tc>
          <w:tcPr>
            <w:tcW w:w="2580" w:type="dxa"/>
            <w:tcMar>
              <w:bottom w:w="0" w:type="dxa"/>
            </w:tcMar>
          </w:tcPr>
          <w:p w14:paraId="151115B1" w14:textId="1E2DD5AC" w:rsidR="00FC58C2" w:rsidRPr="00BA1D28" w:rsidDel="009670DF" w:rsidRDefault="00FC58C2">
            <w:pPr>
              <w:pStyle w:val="Heading1"/>
              <w:rPr>
                <w:del w:id="627" w:author="Martin Urubek" w:date="2019-08-17T22:43:00Z"/>
                <w:noProof/>
              </w:rPr>
              <w:pPrChange w:id="628" w:author="Martin Urubek" w:date="2019-10-19T14:14:00Z">
                <w:pPr>
                  <w:pStyle w:val="Signature"/>
                </w:pPr>
              </w:pPrChange>
            </w:pPr>
          </w:p>
        </w:tc>
        <w:tc>
          <w:tcPr>
            <w:tcW w:w="2580" w:type="dxa"/>
            <w:tcMar>
              <w:bottom w:w="0" w:type="dxa"/>
            </w:tcMar>
          </w:tcPr>
          <w:p w14:paraId="4B79F6E0" w14:textId="5F6AF15D" w:rsidR="00FC58C2" w:rsidRPr="00BA1D28" w:rsidDel="009670DF" w:rsidRDefault="00FC58C2">
            <w:pPr>
              <w:pStyle w:val="Heading1"/>
              <w:rPr>
                <w:del w:id="629" w:author="Martin Urubek" w:date="2019-08-17T22:43:00Z"/>
                <w:noProof/>
              </w:rPr>
              <w:pPrChange w:id="630" w:author="Martin Urubek" w:date="2019-10-19T14:14:00Z">
                <w:pPr>
                  <w:pStyle w:val="Signature"/>
                </w:pPr>
              </w:pPrChange>
            </w:pPr>
          </w:p>
        </w:tc>
        <w:tc>
          <w:tcPr>
            <w:tcW w:w="2580" w:type="dxa"/>
            <w:tcMar>
              <w:bottom w:w="0" w:type="dxa"/>
            </w:tcMar>
          </w:tcPr>
          <w:p w14:paraId="2100C578" w14:textId="24BA5A5F" w:rsidR="00FC58C2" w:rsidRPr="00BA1D28" w:rsidDel="009670DF" w:rsidRDefault="00FC58C2">
            <w:pPr>
              <w:pStyle w:val="Heading1"/>
              <w:rPr>
                <w:del w:id="631" w:author="Martin Urubek" w:date="2019-08-17T22:43:00Z"/>
                <w:noProof/>
              </w:rPr>
              <w:pPrChange w:id="632" w:author="Martin Urubek" w:date="2019-10-19T14:14:00Z">
                <w:pPr>
                  <w:pStyle w:val="Signature"/>
                </w:pPr>
              </w:pPrChange>
            </w:pPr>
          </w:p>
        </w:tc>
        <w:tc>
          <w:tcPr>
            <w:tcW w:w="1620" w:type="dxa"/>
            <w:tcMar>
              <w:bottom w:w="0" w:type="dxa"/>
            </w:tcMar>
          </w:tcPr>
          <w:p w14:paraId="35A45B1F" w14:textId="1C29C355" w:rsidR="00FC58C2" w:rsidRPr="00BA1D28" w:rsidDel="009670DF" w:rsidRDefault="00FC58C2">
            <w:pPr>
              <w:pStyle w:val="Heading1"/>
              <w:rPr>
                <w:del w:id="633" w:author="Martin Urubek" w:date="2019-08-17T22:43:00Z"/>
                <w:noProof/>
              </w:rPr>
              <w:pPrChange w:id="634" w:author="Martin Urubek" w:date="2019-10-19T14:14:00Z">
                <w:pPr>
                  <w:pStyle w:val="Signature"/>
                </w:pPr>
              </w:pPrChange>
            </w:pPr>
          </w:p>
        </w:tc>
      </w:tr>
    </w:tbl>
    <w:p w14:paraId="42BE55F5" w14:textId="1899116E" w:rsidR="00132FFC" w:rsidRPr="009C6CF1" w:rsidDel="00E166C0" w:rsidRDefault="00132FFC">
      <w:pPr>
        <w:pStyle w:val="Heading1"/>
        <w:rPr>
          <w:ins w:id="635" w:author="Martin" w:date="2019-04-14T17:31:00Z"/>
          <w:del w:id="636" w:author="Martin Urubek" w:date="2019-08-11T16:32:00Z"/>
          <w:rPrChange w:id="637" w:author="Martin Urubek" w:date="2019-10-19T14:16:00Z">
            <w:rPr>
              <w:ins w:id="638" w:author="Martin" w:date="2019-04-14T17:31:00Z"/>
              <w:del w:id="639" w:author="Martin Urubek" w:date="2019-08-11T16:32:00Z"/>
              <w:noProof/>
            </w:rPr>
          </w:rPrChange>
        </w:rPr>
        <w:pPrChange w:id="640" w:author="Martin Urubek" w:date="2019-10-19T14:16:00Z">
          <w:pPr/>
        </w:pPrChange>
      </w:pPr>
    </w:p>
    <w:p w14:paraId="01E3A54E" w14:textId="001720F2" w:rsidR="00132FFC" w:rsidRPr="009C6CF1" w:rsidDel="00482D32" w:rsidRDefault="00132FFC">
      <w:pPr>
        <w:pStyle w:val="Heading1"/>
        <w:rPr>
          <w:ins w:id="641" w:author="Martin" w:date="2019-04-14T17:31:00Z"/>
          <w:del w:id="642" w:author="Martin Urubek" w:date="2019-08-11T16:22:00Z"/>
          <w:rPrChange w:id="643" w:author="Martin Urubek" w:date="2019-10-19T14:16:00Z">
            <w:rPr>
              <w:ins w:id="644" w:author="Martin" w:date="2019-04-14T17:31:00Z"/>
              <w:del w:id="645" w:author="Martin Urubek" w:date="2019-08-11T16:22:00Z"/>
              <w:noProof/>
            </w:rPr>
          </w:rPrChange>
        </w:rPr>
        <w:pPrChange w:id="646" w:author="Martin Urubek" w:date="2019-10-19T14:16:00Z">
          <w:pPr>
            <w:spacing w:before="0" w:after="240" w:line="252" w:lineRule="auto"/>
            <w:ind w:left="0" w:right="0"/>
          </w:pPr>
        </w:pPrChange>
      </w:pPr>
      <w:ins w:id="647" w:author="Martin" w:date="2019-04-14T17:31:00Z">
        <w:del w:id="648" w:author="Martin Urubek" w:date="2019-08-11T16:22:00Z">
          <w:r w:rsidRPr="009C6CF1" w:rsidDel="00482D32">
            <w:rPr>
              <w:rPrChange w:id="649" w:author="Martin Urubek" w:date="2019-10-19T14:16:00Z">
                <w:rPr>
                  <w:noProof/>
                </w:rPr>
              </w:rPrChange>
            </w:rPr>
            <w:br w:type="page"/>
          </w:r>
        </w:del>
      </w:ins>
    </w:p>
    <w:p w14:paraId="15494F58" w14:textId="5B8FF577" w:rsidR="00E55E92" w:rsidRPr="009C6CF1" w:rsidDel="00482D32" w:rsidRDefault="00E55E92">
      <w:pPr>
        <w:pStyle w:val="Heading1"/>
        <w:rPr>
          <w:ins w:id="650" w:author="Martin" w:date="2019-04-14T17:27:00Z"/>
          <w:del w:id="651" w:author="Martin Urubek" w:date="2019-08-11T16:22:00Z"/>
          <w:rPrChange w:id="652" w:author="Martin Urubek" w:date="2019-10-19T14:16:00Z">
            <w:rPr>
              <w:ins w:id="653" w:author="Martin" w:date="2019-04-14T17:27:00Z"/>
              <w:del w:id="654" w:author="Martin Urubek" w:date="2019-08-11T16:22:00Z"/>
            </w:rPr>
          </w:rPrChange>
        </w:rPr>
        <w:pPrChange w:id="655" w:author="Martin Urubek" w:date="2019-10-19T14:16:00Z">
          <w:pPr/>
        </w:pPrChange>
      </w:pPr>
      <w:ins w:id="656" w:author="Martin" w:date="2019-04-14T17:27:00Z">
        <w:del w:id="657" w:author="Martin Urubek" w:date="2019-08-11T16:22:00Z">
          <w:r w:rsidRPr="009C6CF1" w:rsidDel="00482D32">
            <w:rPr>
              <w:rPrChange w:id="658" w:author="Martin Urubek" w:date="2019-10-19T14:16:00Z">
                <w:rPr/>
              </w:rPrChange>
            </w:rPr>
            <w:delText>managenment</w:delText>
          </w:r>
        </w:del>
      </w:ins>
    </w:p>
    <w:p w14:paraId="3875AAAE" w14:textId="7E13E64C" w:rsidR="00E55E92" w:rsidRPr="009C6CF1" w:rsidDel="00482D32" w:rsidRDefault="00E55E92">
      <w:pPr>
        <w:pStyle w:val="Heading1"/>
        <w:rPr>
          <w:ins w:id="659" w:author="Martin" w:date="2019-04-14T17:27:00Z"/>
          <w:del w:id="660" w:author="Martin Urubek" w:date="2019-08-11T16:22:00Z"/>
          <w:rPrChange w:id="661" w:author="Martin Urubek" w:date="2019-10-19T14:16:00Z">
            <w:rPr>
              <w:ins w:id="662" w:author="Martin" w:date="2019-04-14T17:27:00Z"/>
              <w:del w:id="663" w:author="Martin Urubek" w:date="2019-08-11T16:22:00Z"/>
            </w:rPr>
          </w:rPrChange>
        </w:rPr>
        <w:pPrChange w:id="664" w:author="Martin Urubek" w:date="2019-10-19T14:16:00Z">
          <w:pPr/>
        </w:pPrChange>
      </w:pPr>
      <w:ins w:id="665" w:author="Martin" w:date="2019-04-14T17:27:00Z">
        <w:del w:id="666" w:author="Martin Urubek" w:date="2019-08-11T16:22:00Z">
          <w:r w:rsidRPr="009C6CF1" w:rsidDel="00482D32">
            <w:rPr>
              <w:rPrChange w:id="667" w:author="Martin Urubek" w:date="2019-10-19T14:16:00Z">
                <w:rPr/>
              </w:rPrChange>
            </w:rPr>
            <w:delText>TRIALING</w:delText>
          </w:r>
        </w:del>
      </w:ins>
    </w:p>
    <w:p w14:paraId="1521992D" w14:textId="6B4DF362" w:rsidR="00FA320E" w:rsidRPr="009C6CF1" w:rsidDel="00482D32" w:rsidRDefault="005D599F">
      <w:pPr>
        <w:pStyle w:val="Heading1"/>
        <w:rPr>
          <w:ins w:id="668" w:author="Martin Urubek [2]" w:date="2019-04-15T01:09:00Z"/>
          <w:del w:id="669" w:author="Martin Urubek" w:date="2019-08-11T16:22:00Z"/>
          <w:rPrChange w:id="670" w:author="Martin Urubek" w:date="2019-10-19T14:16:00Z">
            <w:rPr>
              <w:ins w:id="671" w:author="Martin Urubek [2]" w:date="2019-04-15T01:09:00Z"/>
              <w:del w:id="672" w:author="Martin Urubek" w:date="2019-08-11T16:22:00Z"/>
            </w:rPr>
          </w:rPrChange>
        </w:rPr>
        <w:pPrChange w:id="673" w:author="Martin Urubek" w:date="2019-10-19T14:16:00Z">
          <w:pPr/>
        </w:pPrChange>
      </w:pPr>
      <w:ins w:id="674" w:author="Martin Urubek [2]" w:date="2019-04-15T01:05:00Z">
        <w:del w:id="675" w:author="Martin Urubek" w:date="2019-08-11T16:22:00Z">
          <w:r w:rsidRPr="009C6CF1" w:rsidDel="00482D32">
            <w:rPr>
              <w:rPrChange w:id="676" w:author="Martin Urubek" w:date="2019-10-19T14:16:00Z">
                <w:rPr>
                  <w:rFonts w:ascii="Helvetica" w:hAnsi="Helvetica" w:cs="Helvetica"/>
                  <w:color w:val="DCDDDE"/>
                  <w:sz w:val="23"/>
                  <w:szCs w:val="23"/>
                  <w:shd w:val="clear" w:color="auto" w:fill="36393F"/>
                </w:rPr>
              </w:rPrChange>
            </w:rPr>
            <w:delText xml:space="preserve">How trialing works: Tryouts are players who want to join a team, but are not accepted yet. They play in the team just as main members and someone spectates them. After certain period of time, team leaders decide which tryouts to accept. Some tryouts may be kicked during trialing. </w:delText>
          </w:r>
        </w:del>
      </w:ins>
    </w:p>
    <w:p w14:paraId="44FDFD28" w14:textId="182BC3DE" w:rsidR="00E55E92" w:rsidRPr="009C6CF1" w:rsidDel="00482D32" w:rsidRDefault="005D599F">
      <w:pPr>
        <w:pStyle w:val="Heading1"/>
        <w:rPr>
          <w:ins w:id="677" w:author="Martin" w:date="2019-04-14T17:27:00Z"/>
          <w:del w:id="678" w:author="Martin Urubek" w:date="2019-08-11T16:22:00Z"/>
          <w:rPrChange w:id="679" w:author="Martin Urubek" w:date="2019-10-19T14:16:00Z">
            <w:rPr>
              <w:ins w:id="680" w:author="Martin" w:date="2019-04-14T17:27:00Z"/>
              <w:del w:id="681" w:author="Martin Urubek" w:date="2019-08-11T16:22:00Z"/>
            </w:rPr>
          </w:rPrChange>
        </w:rPr>
        <w:pPrChange w:id="682" w:author="Martin Urubek" w:date="2019-10-19T14:16:00Z">
          <w:pPr/>
        </w:pPrChange>
      </w:pPr>
      <w:ins w:id="683" w:author="Martin Urubek [2]" w:date="2019-04-15T01:05:00Z">
        <w:del w:id="684" w:author="Martin Urubek" w:date="2019-08-11T16:22:00Z">
          <w:r w:rsidRPr="009C6CF1" w:rsidDel="00482D32">
            <w:rPr>
              <w:rPrChange w:id="685" w:author="Martin Urubek" w:date="2019-10-19T14:16:00Z">
                <w:rPr>
                  <w:rFonts w:ascii="Helvetica" w:hAnsi="Helvetica" w:cs="Helvetica"/>
                  <w:color w:val="DCDDDE"/>
                  <w:sz w:val="23"/>
                  <w:szCs w:val="23"/>
                  <w:shd w:val="clear" w:color="auto" w:fill="36393F"/>
                </w:rPr>
              </w:rPrChange>
            </w:rPr>
            <w:delText>We will primarily look at mentality and attitude towards the game and the team, your mechanical skill is second to that.</w:delText>
          </w:r>
        </w:del>
      </w:ins>
      <w:ins w:id="686" w:author="Martin" w:date="2019-04-14T17:27:00Z">
        <w:del w:id="687" w:author="Martin Urubek" w:date="2019-08-11T16:22:00Z">
          <w:r w:rsidR="00E55E92" w:rsidRPr="009C6CF1" w:rsidDel="00482D32">
            <w:rPr>
              <w:rPrChange w:id="688" w:author="Martin Urubek" w:date="2019-10-19T14:16:00Z">
                <w:rPr/>
              </w:rPrChange>
            </w:rPr>
            <w:delText>How trialing works: Tryouts are players who want to join a team, but are not accepted yet. They play in the team just as main members and someone spectates them. After certain period of time, team leaders decide which tryouts to accept. Some tryouts may be kicked during trialing.</w:delText>
          </w:r>
        </w:del>
      </w:ins>
    </w:p>
    <w:p w14:paraId="5EE5CF01" w14:textId="4AB7427D" w:rsidR="00E55E92" w:rsidRPr="009C6CF1" w:rsidDel="00482D32" w:rsidRDefault="00E55E92">
      <w:pPr>
        <w:pStyle w:val="Heading1"/>
        <w:rPr>
          <w:ins w:id="689" w:author="Martin" w:date="2019-04-14T17:27:00Z"/>
          <w:del w:id="690" w:author="Martin Urubek" w:date="2019-08-11T16:22:00Z"/>
          <w:rPrChange w:id="691" w:author="Martin Urubek" w:date="2019-10-19T14:16:00Z">
            <w:rPr>
              <w:ins w:id="692" w:author="Martin" w:date="2019-04-14T17:27:00Z"/>
              <w:del w:id="693" w:author="Martin Urubek" w:date="2019-08-11T16:22:00Z"/>
            </w:rPr>
          </w:rPrChange>
        </w:rPr>
        <w:pPrChange w:id="694" w:author="Martin Urubek" w:date="2019-10-19T14:16:00Z">
          <w:pPr/>
        </w:pPrChange>
      </w:pPr>
      <w:ins w:id="695" w:author="Martin" w:date="2019-04-14T17:27:00Z">
        <w:del w:id="696" w:author="Martin Urubek" w:date="2019-08-11T16:22:00Z">
          <w:r w:rsidRPr="009C6CF1" w:rsidDel="00482D32">
            <w:rPr>
              <w:rPrChange w:id="697" w:author="Martin Urubek" w:date="2019-10-19T14:16:00Z">
                <w:rPr/>
              </w:rPrChange>
            </w:rPr>
            <w:delText>We will primarily look at mentality and attitude towards the game and the team, your mechanical skill is not important.</w:delText>
          </w:r>
        </w:del>
      </w:ins>
    </w:p>
    <w:p w14:paraId="314353A6" w14:textId="737E95D7" w:rsidR="00E55E92" w:rsidRPr="009C6CF1" w:rsidDel="00482D32" w:rsidRDefault="00E55E92">
      <w:pPr>
        <w:pStyle w:val="Heading1"/>
        <w:rPr>
          <w:ins w:id="698" w:author="Martin" w:date="2019-04-14T17:27:00Z"/>
          <w:del w:id="699" w:author="Martin Urubek" w:date="2019-08-11T16:22:00Z"/>
          <w:rPrChange w:id="700" w:author="Martin Urubek" w:date="2019-10-19T14:16:00Z">
            <w:rPr>
              <w:ins w:id="701" w:author="Martin" w:date="2019-04-14T17:27:00Z"/>
              <w:del w:id="702" w:author="Martin Urubek" w:date="2019-08-11T16:22:00Z"/>
            </w:rPr>
          </w:rPrChange>
        </w:rPr>
        <w:pPrChange w:id="703" w:author="Martin Urubek" w:date="2019-10-19T14:16:00Z">
          <w:pPr/>
        </w:pPrChange>
      </w:pPr>
    </w:p>
    <w:p w14:paraId="7EECCB90" w14:textId="7CE9ACA6" w:rsidR="00E55E92" w:rsidRPr="009C6CF1" w:rsidDel="00482D32" w:rsidRDefault="00E55E92">
      <w:pPr>
        <w:pStyle w:val="Heading1"/>
        <w:rPr>
          <w:ins w:id="704" w:author="Martin" w:date="2019-04-14T17:27:00Z"/>
          <w:del w:id="705" w:author="Martin Urubek" w:date="2019-08-11T16:22:00Z"/>
          <w:rPrChange w:id="706" w:author="Martin Urubek" w:date="2019-10-19T14:16:00Z">
            <w:rPr>
              <w:ins w:id="707" w:author="Martin" w:date="2019-04-14T17:27:00Z"/>
              <w:del w:id="708" w:author="Martin Urubek" w:date="2019-08-11T16:22:00Z"/>
            </w:rPr>
          </w:rPrChange>
        </w:rPr>
        <w:pPrChange w:id="709" w:author="Martin Urubek" w:date="2019-10-19T14:16:00Z">
          <w:pPr/>
        </w:pPrChange>
      </w:pPr>
      <w:ins w:id="710" w:author="Martin" w:date="2019-04-14T17:27:00Z">
        <w:del w:id="711" w:author="Martin Urubek" w:date="2019-08-11T16:22:00Z">
          <w:r w:rsidRPr="009C6CF1" w:rsidDel="00482D32">
            <w:rPr>
              <w:rPrChange w:id="712" w:author="Martin Urubek" w:date="2019-10-19T14:16:00Z">
                <w:rPr/>
              </w:rPrChange>
            </w:rPr>
            <w:delText>SCHEDULE</w:delText>
          </w:r>
        </w:del>
      </w:ins>
    </w:p>
    <w:p w14:paraId="5D4A3F5C" w14:textId="41FEF32B" w:rsidR="00F95387" w:rsidRPr="009C6CF1" w:rsidDel="00482D32" w:rsidRDefault="00343AC4">
      <w:pPr>
        <w:pStyle w:val="Heading1"/>
        <w:rPr>
          <w:ins w:id="713" w:author="Martin Urubek [2]" w:date="2019-04-15T01:10:00Z"/>
          <w:del w:id="714" w:author="Martin Urubek" w:date="2019-08-11T16:22:00Z"/>
          <w:rPrChange w:id="715" w:author="Martin Urubek" w:date="2019-10-19T14:16:00Z">
            <w:rPr>
              <w:ins w:id="716" w:author="Martin Urubek [2]" w:date="2019-04-15T01:10:00Z"/>
              <w:del w:id="717" w:author="Martin Urubek" w:date="2019-08-11T16:22:00Z"/>
            </w:rPr>
          </w:rPrChange>
        </w:rPr>
        <w:pPrChange w:id="718" w:author="Martin Urubek" w:date="2019-10-19T14:16:00Z">
          <w:pPr/>
        </w:pPrChange>
      </w:pPr>
      <w:ins w:id="719" w:author="Martin Urubek [2]" w:date="2019-04-15T01:06:00Z">
        <w:del w:id="720" w:author="Martin Urubek" w:date="2019-08-11T16:22:00Z">
          <w:r w:rsidRPr="009C6CF1" w:rsidDel="00482D32">
            <w:rPr>
              <w:rPrChange w:id="721" w:author="Martin Urubek" w:date="2019-10-19T14:16:00Z">
                <w:rPr>
                  <w:rFonts w:ascii="Helvetica" w:hAnsi="Helvetica" w:cs="Helvetica"/>
                  <w:color w:val="DCDDDE"/>
                  <w:sz w:val="23"/>
                  <w:szCs w:val="23"/>
                  <w:shd w:val="clear" w:color="auto" w:fill="36393F"/>
                </w:rPr>
              </w:rPrChange>
            </w:rPr>
            <w:delText xml:space="preserve">Dragon's Fury have an activity most days for 2 h. We have free time during holidays and when the team needs time off. Most activity is conducted at 20:00 CEST. Most of the times, we will play scrims. Sometimes we will do coaching sessions, which can be vodreviews or theory sessions. </w:delText>
          </w:r>
        </w:del>
      </w:ins>
    </w:p>
    <w:p w14:paraId="046D8391" w14:textId="7408AC2E" w:rsidR="00E55E92" w:rsidRPr="009C6CF1" w:rsidDel="00482D32" w:rsidRDefault="00343AC4">
      <w:pPr>
        <w:pStyle w:val="Heading1"/>
        <w:rPr>
          <w:ins w:id="722" w:author="Martin" w:date="2019-04-14T17:27:00Z"/>
          <w:del w:id="723" w:author="Martin Urubek" w:date="2019-08-11T16:22:00Z"/>
          <w:rPrChange w:id="724" w:author="Martin Urubek" w:date="2019-10-19T14:16:00Z">
            <w:rPr>
              <w:ins w:id="725" w:author="Martin" w:date="2019-04-14T17:27:00Z"/>
              <w:del w:id="726" w:author="Martin Urubek" w:date="2019-08-11T16:22:00Z"/>
            </w:rPr>
          </w:rPrChange>
        </w:rPr>
        <w:pPrChange w:id="727" w:author="Martin Urubek" w:date="2019-10-19T14:16:00Z">
          <w:pPr/>
        </w:pPrChange>
      </w:pPr>
      <w:ins w:id="728" w:author="Martin Urubek [2]" w:date="2019-04-15T01:06:00Z">
        <w:del w:id="729" w:author="Martin Urubek" w:date="2019-08-11T16:22:00Z">
          <w:r w:rsidRPr="009C6CF1" w:rsidDel="00482D32">
            <w:rPr>
              <w:rPrChange w:id="730" w:author="Martin Urubek" w:date="2019-10-19T14:16:00Z">
                <w:rPr>
                  <w:rFonts w:ascii="Helvetica" w:hAnsi="Helvetica" w:cs="Helvetica"/>
                  <w:color w:val="DCDDDE"/>
                  <w:sz w:val="23"/>
                  <w:szCs w:val="23"/>
                  <w:shd w:val="clear" w:color="auto" w:fill="36393F"/>
                </w:rPr>
              </w:rPrChange>
            </w:rPr>
            <w:delText xml:space="preserve">You are required to come to every activity listed in </w:delText>
          </w:r>
          <w:r w:rsidRPr="009C6CF1" w:rsidDel="00482D32">
            <w:rPr>
              <w:rPrChange w:id="731" w:author="Martin Urubek" w:date="2019-10-19T14:16:00Z">
                <w:rPr>
                  <w:rStyle w:val="wrapperhover-1gktnt"/>
                  <w:rFonts w:ascii="Helvetica" w:hAnsi="Helvetica" w:cs="Helvetica"/>
                  <w:color w:val="7289DA"/>
                  <w:sz w:val="23"/>
                  <w:szCs w:val="23"/>
                  <w:bdr w:val="none" w:sz="0" w:space="0" w:color="auto" w:frame="1"/>
                </w:rPr>
              </w:rPrChange>
            </w:rPr>
            <w:delText>#df-calendar</w:delText>
          </w:r>
          <w:r w:rsidRPr="009C6CF1" w:rsidDel="00482D32">
            <w:rPr>
              <w:rPrChange w:id="732" w:author="Martin Urubek" w:date="2019-10-19T14:16:00Z">
                <w:rPr>
                  <w:rFonts w:ascii="Helvetica" w:hAnsi="Helvetica" w:cs="Helvetica"/>
                  <w:color w:val="DCDDDE"/>
                  <w:sz w:val="23"/>
                  <w:szCs w:val="23"/>
                  <w:shd w:val="clear" w:color="auto" w:fill="36393F"/>
                </w:rPr>
              </w:rPrChange>
            </w:rPr>
            <w:delText xml:space="preserve"> , unless stated otherwise. If you can't make it, you need to mention it in the </w:delText>
          </w:r>
          <w:r w:rsidRPr="009C6CF1" w:rsidDel="00482D32">
            <w:rPr>
              <w:rPrChange w:id="733" w:author="Martin Urubek" w:date="2019-10-19T14:16:00Z">
                <w:rPr>
                  <w:rStyle w:val="wrapperhover-1gktnt"/>
                  <w:rFonts w:ascii="Helvetica" w:hAnsi="Helvetica" w:cs="Helvetica"/>
                  <w:color w:val="7289DA"/>
                  <w:sz w:val="23"/>
                  <w:szCs w:val="23"/>
                  <w:bdr w:val="none" w:sz="0" w:space="0" w:color="auto" w:frame="1"/>
                </w:rPr>
              </w:rPrChange>
            </w:rPr>
            <w:delText>#absence</w:delText>
          </w:r>
          <w:r w:rsidRPr="009C6CF1" w:rsidDel="00482D32">
            <w:rPr>
              <w:rPrChange w:id="734" w:author="Martin Urubek" w:date="2019-10-19T14:16:00Z">
                <w:rPr>
                  <w:rFonts w:ascii="Helvetica" w:hAnsi="Helvetica" w:cs="Helvetica"/>
                  <w:color w:val="DCDDDE"/>
                  <w:sz w:val="23"/>
                  <w:szCs w:val="23"/>
                  <w:shd w:val="clear" w:color="auto" w:fill="36393F"/>
                </w:rPr>
              </w:rPrChange>
            </w:rPr>
            <w:delText xml:space="preserve"> channel at least a day before the activity.</w:delText>
          </w:r>
        </w:del>
      </w:ins>
      <w:ins w:id="735" w:author="Martin" w:date="2019-04-14T17:27:00Z">
        <w:del w:id="736" w:author="Martin Urubek" w:date="2019-08-11T16:22:00Z">
          <w:r w:rsidR="00E55E92" w:rsidRPr="009C6CF1" w:rsidDel="00482D32">
            <w:rPr>
              <w:rPrChange w:id="737" w:author="Martin Urubek" w:date="2019-10-19T14:16:00Z">
                <w:rPr/>
              </w:rPrChange>
            </w:rPr>
            <w:delText>Dragon's Rage scrims 5 days in a week - Tuesday, Wednesday, Thursday at 7pm CEST, Saturday and Sunday at 4pm CEST.</w:delText>
          </w:r>
        </w:del>
      </w:ins>
    </w:p>
    <w:p w14:paraId="785D0EAA" w14:textId="36ABB531" w:rsidR="00E55E92" w:rsidRPr="009C6CF1" w:rsidDel="00482D32" w:rsidRDefault="00E55E92">
      <w:pPr>
        <w:pStyle w:val="Heading1"/>
        <w:rPr>
          <w:ins w:id="738" w:author="Martin" w:date="2019-04-14T17:27:00Z"/>
          <w:del w:id="739" w:author="Martin Urubek" w:date="2019-08-11T16:22:00Z"/>
          <w:rPrChange w:id="740" w:author="Martin Urubek" w:date="2019-10-19T14:16:00Z">
            <w:rPr>
              <w:ins w:id="741" w:author="Martin" w:date="2019-04-14T17:27:00Z"/>
              <w:del w:id="742" w:author="Martin Urubek" w:date="2019-08-11T16:22:00Z"/>
            </w:rPr>
          </w:rPrChange>
        </w:rPr>
        <w:pPrChange w:id="743" w:author="Martin Urubek" w:date="2019-10-19T14:16:00Z">
          <w:pPr/>
        </w:pPrChange>
      </w:pPr>
      <w:ins w:id="744" w:author="Martin" w:date="2019-04-14T17:27:00Z">
        <w:del w:id="745" w:author="Martin Urubek" w:date="2019-08-11T16:22:00Z">
          <w:r w:rsidRPr="009C6CF1" w:rsidDel="00482D32">
            <w:rPr>
              <w:rPrChange w:id="746" w:author="Martin Urubek" w:date="2019-10-19T14:16:00Z">
                <w:rPr/>
              </w:rPrChange>
            </w:rPr>
            <w:delText xml:space="preserve">Most of the times, we will play scrims. Sometimes we will do coaching sessions, especially from the beginning. </w:delText>
          </w:r>
        </w:del>
      </w:ins>
    </w:p>
    <w:p w14:paraId="25088A6B" w14:textId="5B87CA1B" w:rsidR="00E55E92" w:rsidRPr="009C6CF1" w:rsidDel="00482D32" w:rsidRDefault="00E55E92">
      <w:pPr>
        <w:pStyle w:val="Heading1"/>
        <w:rPr>
          <w:ins w:id="747" w:author="Martin" w:date="2019-04-14T17:27:00Z"/>
          <w:del w:id="748" w:author="Martin Urubek" w:date="2019-08-11T16:22:00Z"/>
          <w:rPrChange w:id="749" w:author="Martin Urubek" w:date="2019-10-19T14:16:00Z">
            <w:rPr>
              <w:ins w:id="750" w:author="Martin" w:date="2019-04-14T17:27:00Z"/>
              <w:del w:id="751" w:author="Martin Urubek" w:date="2019-08-11T16:22:00Z"/>
            </w:rPr>
          </w:rPrChange>
        </w:rPr>
        <w:pPrChange w:id="752" w:author="Martin Urubek" w:date="2019-10-19T14:16:00Z">
          <w:pPr/>
        </w:pPrChange>
      </w:pPr>
      <w:ins w:id="753" w:author="Martin" w:date="2019-04-14T17:27:00Z">
        <w:del w:id="754" w:author="Martin Urubek" w:date="2019-08-11T16:22:00Z">
          <w:r w:rsidRPr="009C6CF1" w:rsidDel="00482D32">
            <w:rPr>
              <w:rPrChange w:id="755" w:author="Martin Urubek" w:date="2019-10-19T14:16:00Z">
                <w:rPr/>
              </w:rPrChange>
            </w:rPr>
            <w:delText>You are required to come to every activity listed in #dr-calendar, unless stated otherwise. If you can't make it, you need to mention it in the #absence channel at least a day before the activity.</w:delText>
          </w:r>
        </w:del>
      </w:ins>
    </w:p>
    <w:p w14:paraId="53B2EBAF" w14:textId="03614F5F" w:rsidR="00E55E92" w:rsidRPr="009C6CF1" w:rsidDel="00482D32" w:rsidRDefault="00E55E92">
      <w:pPr>
        <w:pStyle w:val="Heading1"/>
        <w:rPr>
          <w:ins w:id="756" w:author="Martin" w:date="2019-04-14T17:27:00Z"/>
          <w:del w:id="757" w:author="Martin Urubek" w:date="2019-08-11T16:22:00Z"/>
          <w:rPrChange w:id="758" w:author="Martin Urubek" w:date="2019-10-19T14:16:00Z">
            <w:rPr>
              <w:ins w:id="759" w:author="Martin" w:date="2019-04-14T17:27:00Z"/>
              <w:del w:id="760" w:author="Martin Urubek" w:date="2019-08-11T16:22:00Z"/>
            </w:rPr>
          </w:rPrChange>
        </w:rPr>
        <w:pPrChange w:id="761" w:author="Martin Urubek" w:date="2019-10-19T14:16:00Z">
          <w:pPr/>
        </w:pPrChange>
      </w:pPr>
    </w:p>
    <w:p w14:paraId="120876FD" w14:textId="6049F6F2" w:rsidR="00E55E92" w:rsidRPr="009C6CF1" w:rsidDel="00482D32" w:rsidRDefault="00E55E92">
      <w:pPr>
        <w:pStyle w:val="Heading1"/>
        <w:rPr>
          <w:ins w:id="762" w:author="Martin" w:date="2019-04-14T17:27:00Z"/>
          <w:del w:id="763" w:author="Martin Urubek" w:date="2019-08-11T16:22:00Z"/>
          <w:rPrChange w:id="764" w:author="Martin Urubek" w:date="2019-10-19T14:16:00Z">
            <w:rPr>
              <w:ins w:id="765" w:author="Martin" w:date="2019-04-14T17:27:00Z"/>
              <w:del w:id="766" w:author="Martin Urubek" w:date="2019-08-11T16:22:00Z"/>
            </w:rPr>
          </w:rPrChange>
        </w:rPr>
        <w:pPrChange w:id="767" w:author="Martin Urubek" w:date="2019-10-19T14:16:00Z">
          <w:pPr/>
        </w:pPrChange>
      </w:pPr>
      <w:ins w:id="768" w:author="Martin" w:date="2019-04-14T17:27:00Z">
        <w:del w:id="769" w:author="Martin Urubek" w:date="2019-08-11T16:22:00Z">
          <w:r w:rsidRPr="009C6CF1" w:rsidDel="00482D32">
            <w:rPr>
              <w:rPrChange w:id="770" w:author="Martin Urubek" w:date="2019-10-19T14:16:00Z">
                <w:rPr/>
              </w:rPrChange>
            </w:rPr>
            <w:delText>TEAM GOAL</w:delText>
          </w:r>
        </w:del>
      </w:ins>
    </w:p>
    <w:p w14:paraId="5818D0FE" w14:textId="69021D0C" w:rsidR="005E1DEF" w:rsidRPr="009C6CF1" w:rsidDel="00482D32" w:rsidRDefault="00343AC4">
      <w:pPr>
        <w:pStyle w:val="Heading1"/>
        <w:rPr>
          <w:ins w:id="771" w:author="Martin Urubek [2]" w:date="2019-04-15T01:23:00Z"/>
          <w:del w:id="772" w:author="Martin Urubek" w:date="2019-08-11T16:22:00Z"/>
          <w:rPrChange w:id="773" w:author="Martin Urubek" w:date="2019-10-19T14:16:00Z">
            <w:rPr>
              <w:ins w:id="774" w:author="Martin Urubek [2]" w:date="2019-04-15T01:23:00Z"/>
              <w:del w:id="775" w:author="Martin Urubek" w:date="2019-08-11T16:22:00Z"/>
            </w:rPr>
          </w:rPrChange>
        </w:rPr>
        <w:pPrChange w:id="776" w:author="Martin Urubek" w:date="2019-10-19T14:16:00Z">
          <w:pPr/>
        </w:pPrChange>
      </w:pPr>
      <w:ins w:id="777" w:author="Martin Urubek [2]" w:date="2019-04-15T01:06:00Z">
        <w:del w:id="778" w:author="Martin Urubek" w:date="2019-08-11T16:22:00Z">
          <w:r w:rsidRPr="009C6CF1" w:rsidDel="00482D32">
            <w:rPr>
              <w:caps w:val="0"/>
              <w:rPrChange w:id="779" w:author="Martin Urubek" w:date="2019-10-19T14:16:00Z">
                <w:rPr>
                  <w:rFonts w:ascii="Helvetica" w:eastAsiaTheme="majorEastAsia" w:hAnsi="Helvetica" w:cs="Helvetica"/>
                  <w:b/>
                  <w:bCs/>
                  <w:caps/>
                  <w:color w:val="DCDDDE"/>
                  <w:spacing w:val="20"/>
                  <w:sz w:val="23"/>
                  <w:szCs w:val="23"/>
                  <w:shd w:val="clear" w:color="auto" w:fill="36393F"/>
                </w:rPr>
              </w:rPrChange>
            </w:rPr>
            <w:delText xml:space="preserve">The Ultimate goal of this team is to be an OWL team. Of course this is not very likely, but we like to set our goals high. Of course we have sub-goals. These sub-goals include getting every player to masters, winning tournaments like GG EU, and participating and climbing in tournaments like Open Division. </w:delText>
          </w:r>
        </w:del>
      </w:ins>
    </w:p>
    <w:p w14:paraId="601F771A" w14:textId="72C358FF" w:rsidR="008F26AA" w:rsidRPr="009C6CF1" w:rsidDel="00482D32" w:rsidRDefault="00343AC4">
      <w:pPr>
        <w:pStyle w:val="Heading1"/>
        <w:rPr>
          <w:ins w:id="780" w:author="Martin Urubek [2]" w:date="2019-04-15T01:23:00Z"/>
          <w:del w:id="781" w:author="Martin Urubek" w:date="2019-08-11T16:22:00Z"/>
          <w:rPrChange w:id="782" w:author="Martin Urubek" w:date="2019-10-19T14:16:00Z">
            <w:rPr>
              <w:ins w:id="783" w:author="Martin Urubek [2]" w:date="2019-04-15T01:23:00Z"/>
              <w:del w:id="784" w:author="Martin Urubek" w:date="2019-08-11T16:22:00Z"/>
            </w:rPr>
          </w:rPrChange>
        </w:rPr>
        <w:pPrChange w:id="785" w:author="Martin Urubek" w:date="2019-10-19T14:16:00Z">
          <w:pPr/>
        </w:pPrChange>
      </w:pPr>
      <w:ins w:id="786" w:author="Martin Urubek [2]" w:date="2019-04-15T01:06:00Z">
        <w:del w:id="787" w:author="Martin Urubek" w:date="2019-08-11T16:22:00Z">
          <w:r w:rsidRPr="009C6CF1" w:rsidDel="00482D32">
            <w:rPr>
              <w:caps w:val="0"/>
              <w:rPrChange w:id="788" w:author="Martin Urubek" w:date="2019-10-19T14:16:00Z">
                <w:rPr>
                  <w:rFonts w:ascii="Helvetica" w:eastAsiaTheme="majorEastAsia" w:hAnsi="Helvetica" w:cs="Helvetica"/>
                  <w:b/>
                  <w:bCs/>
                  <w:caps/>
                  <w:color w:val="DCDDDE"/>
                  <w:spacing w:val="20"/>
                  <w:sz w:val="23"/>
                  <w:szCs w:val="23"/>
                  <w:shd w:val="clear" w:color="auto" w:fill="36393F"/>
                </w:rPr>
              </w:rPrChange>
            </w:rPr>
            <w:delText xml:space="preserve">We want our players to get better personally, with microplays like aim, positioning, game sense, etc. We are also looking to improve the teamplay with things like communication, synergy and game knowledge. </w:delText>
          </w:r>
        </w:del>
      </w:ins>
    </w:p>
    <w:p w14:paraId="69C9764A" w14:textId="3CB2BA7C" w:rsidR="00E55E92" w:rsidRPr="009C6CF1" w:rsidDel="00482D32" w:rsidRDefault="00343AC4">
      <w:pPr>
        <w:pStyle w:val="Heading1"/>
        <w:rPr>
          <w:del w:id="789" w:author="Martin Urubek" w:date="2019-08-11T16:22:00Z"/>
          <w:rPrChange w:id="790" w:author="Martin Urubek" w:date="2019-10-19T14:16:00Z">
            <w:rPr>
              <w:del w:id="791" w:author="Martin Urubek" w:date="2019-08-11T16:22:00Z"/>
              <w:rFonts w:ascii="Helvetica" w:hAnsi="Helvetica" w:cs="Helvetica"/>
              <w:color w:val="DCDDDE"/>
              <w:sz w:val="23"/>
              <w:szCs w:val="23"/>
              <w:shd w:val="clear" w:color="auto" w:fill="36393F"/>
            </w:rPr>
          </w:rPrChange>
        </w:rPr>
        <w:pPrChange w:id="792" w:author="Martin Urubek" w:date="2019-10-19T14:16:00Z">
          <w:pPr>
            <w:pStyle w:val="Heading2"/>
          </w:pPr>
        </w:pPrChange>
      </w:pPr>
      <w:ins w:id="793" w:author="Martin Urubek [2]" w:date="2019-04-15T01:06:00Z">
        <w:del w:id="794" w:author="Martin Urubek" w:date="2019-08-11T16:22:00Z">
          <w:r w:rsidRPr="009C6CF1" w:rsidDel="00482D32">
            <w:rPr>
              <w:rPrChange w:id="795" w:author="Martin Urubek" w:date="2019-10-19T14:16:00Z">
                <w:rPr>
                  <w:rFonts w:ascii="Helvetica" w:hAnsi="Helvetica" w:cs="Helvetica"/>
                  <w:color w:val="DCDDDE"/>
                  <w:sz w:val="23"/>
                  <w:szCs w:val="23"/>
                  <w:shd w:val="clear" w:color="auto" w:fill="36393F"/>
                </w:rPr>
              </w:rPrChange>
            </w:rPr>
            <w:delText>We expect our members to take initiative to improve the things mentioned above.</w:delText>
          </w:r>
        </w:del>
      </w:ins>
      <w:ins w:id="796" w:author="Martin" w:date="2019-04-14T17:27:00Z">
        <w:del w:id="797" w:author="Martin Urubek" w:date="2019-08-11T16:22:00Z">
          <w:r w:rsidR="00E55E92" w:rsidRPr="009C6CF1" w:rsidDel="00482D32">
            <w:rPr>
              <w:caps w:val="0"/>
              <w:rPrChange w:id="798" w:author="Martin Urubek" w:date="2019-10-19T14:16:00Z">
                <w:rPr>
                  <w:b w:val="0"/>
                  <w:bCs w:val="0"/>
                  <w:caps w:val="0"/>
                </w:rPr>
              </w:rPrChange>
            </w:rPr>
            <w:delText>Our team goal is simply to become the best team in our SR range and to have fun playing together. This team does not have big ambitions. We don't expect the team to gain SR and we don't require players to do so. Leaders are not allowed to kick members for not improving enough. Some players may have their individual goal to get to Dragon's Fury. It is a much more competitive team with much higher goals.</w:delText>
          </w:r>
        </w:del>
      </w:ins>
    </w:p>
    <w:p w14:paraId="70CBDF6E" w14:textId="2FA90AB4" w:rsidR="00343AC4" w:rsidRPr="009C6CF1" w:rsidDel="00482D32" w:rsidRDefault="00343AC4">
      <w:pPr>
        <w:pStyle w:val="Heading1"/>
        <w:rPr>
          <w:ins w:id="799" w:author="Martin Urubek [2]" w:date="2019-04-15T01:06:00Z"/>
          <w:del w:id="800" w:author="Martin Urubek" w:date="2019-08-11T16:22:00Z"/>
          <w:rPrChange w:id="801" w:author="Martin Urubek" w:date="2019-10-19T14:16:00Z">
            <w:rPr>
              <w:ins w:id="802" w:author="Martin Urubek [2]" w:date="2019-04-15T01:06:00Z"/>
              <w:del w:id="803" w:author="Martin Urubek" w:date="2019-08-11T16:22:00Z"/>
            </w:rPr>
          </w:rPrChange>
        </w:rPr>
        <w:pPrChange w:id="804" w:author="Martin Urubek" w:date="2019-10-19T14:16:00Z">
          <w:pPr/>
        </w:pPrChange>
      </w:pPr>
    </w:p>
    <w:p w14:paraId="5847640A" w14:textId="0D9305C9" w:rsidR="00127CB8" w:rsidRPr="009C6CF1" w:rsidDel="00482D32" w:rsidRDefault="00127CB8">
      <w:pPr>
        <w:pStyle w:val="Heading1"/>
        <w:rPr>
          <w:ins w:id="805" w:author="Martin" w:date="2019-04-14T17:29:00Z"/>
          <w:del w:id="806" w:author="Martin Urubek" w:date="2019-08-11T16:22:00Z"/>
          <w:rPrChange w:id="807" w:author="Martin Urubek" w:date="2019-10-19T14:16:00Z">
            <w:rPr>
              <w:ins w:id="808" w:author="Martin" w:date="2019-04-14T17:29:00Z"/>
              <w:del w:id="809" w:author="Martin Urubek" w:date="2019-08-11T16:22:00Z"/>
            </w:rPr>
          </w:rPrChange>
        </w:rPr>
        <w:pPrChange w:id="810" w:author="Martin Urubek" w:date="2019-10-19T14:16:00Z">
          <w:pPr/>
        </w:pPrChange>
      </w:pPr>
      <w:ins w:id="811" w:author="Martin" w:date="2019-04-14T17:29:00Z">
        <w:del w:id="812" w:author="Martin Urubek" w:date="2019-08-11T16:22:00Z">
          <w:r w:rsidRPr="009C6CF1" w:rsidDel="00482D32">
            <w:rPr>
              <w:rPrChange w:id="813" w:author="Martin Urubek" w:date="2019-10-19T14:16:00Z">
                <w:rPr/>
              </w:rPrChange>
            </w:rPr>
            <w:delText>COACHING</w:delText>
          </w:r>
        </w:del>
      </w:ins>
    </w:p>
    <w:p w14:paraId="45D5AED2" w14:textId="49BD1C2A" w:rsidR="005D6D4B" w:rsidRPr="009C6CF1" w:rsidDel="00482D32" w:rsidRDefault="00665396">
      <w:pPr>
        <w:pStyle w:val="Heading1"/>
        <w:rPr>
          <w:ins w:id="814" w:author="Martin Urubek [2]" w:date="2019-04-15T01:09:00Z"/>
          <w:del w:id="815" w:author="Martin Urubek" w:date="2019-08-11T16:22:00Z"/>
          <w:rPrChange w:id="816" w:author="Martin Urubek" w:date="2019-10-19T14:16:00Z">
            <w:rPr>
              <w:ins w:id="817" w:author="Martin Urubek [2]" w:date="2019-04-15T01:09:00Z"/>
              <w:del w:id="818" w:author="Martin Urubek" w:date="2019-08-11T16:22:00Z"/>
            </w:rPr>
          </w:rPrChange>
        </w:rPr>
        <w:pPrChange w:id="819" w:author="Martin Urubek" w:date="2019-10-19T14:16:00Z">
          <w:pPr/>
        </w:pPrChange>
      </w:pPr>
      <w:ins w:id="820" w:author="Martin Urubek [2]" w:date="2019-04-15T01:07:00Z">
        <w:del w:id="821" w:author="Martin Urubek" w:date="2019-08-11T16:22:00Z">
          <w:r w:rsidRPr="009C6CF1" w:rsidDel="00482D32">
            <w:rPr>
              <w:rPrChange w:id="822" w:author="Martin Urubek" w:date="2019-10-19T14:16:00Z">
                <w:rPr>
                  <w:rFonts w:ascii="Helvetica" w:hAnsi="Helvetica" w:cs="Helvetica"/>
                  <w:color w:val="DCDDDE"/>
                  <w:sz w:val="23"/>
                  <w:szCs w:val="23"/>
                  <w:shd w:val="clear" w:color="auto" w:fill="36393F"/>
                </w:rPr>
              </w:rPrChange>
            </w:rPr>
            <w:delText xml:space="preserve">We are very careful with which coaches we choose. We want to play the game properly and to understand every comp and playstyle we need to. Our main macro coach will be Lövi </w:delText>
          </w:r>
        </w:del>
      </w:ins>
      <w:ins w:id="823" w:author="Martin Urubek [2]" w:date="2019-04-15T01:08:00Z">
        <w:del w:id="824" w:author="Martin Urubek" w:date="2019-08-11T16:22:00Z">
          <w:r w:rsidRPr="009C6CF1" w:rsidDel="00482D32">
            <w:rPr>
              <w:rPrChange w:id="825" w:author="Martin Urubek" w:date="2019-10-19T14:16:00Z">
                <w:rPr/>
              </w:rPrChange>
            </w:rPr>
            <w:delText>who</w:delText>
          </w:r>
        </w:del>
      </w:ins>
      <w:ins w:id="826" w:author="Martin Urubek [2]" w:date="2019-04-15T01:07:00Z">
        <w:del w:id="827" w:author="Martin Urubek" w:date="2019-08-11T16:22:00Z">
          <w:r w:rsidRPr="009C6CF1" w:rsidDel="00482D32">
            <w:rPr>
              <w:rPrChange w:id="828" w:author="Martin Urubek" w:date="2019-10-19T14:16:00Z">
                <w:rPr>
                  <w:rFonts w:ascii="Helvetica" w:hAnsi="Helvetica" w:cs="Helvetica"/>
                  <w:color w:val="DCDDDE"/>
                  <w:sz w:val="23"/>
                  <w:szCs w:val="23"/>
                  <w:shd w:val="clear" w:color="auto" w:fill="36393F"/>
                </w:rPr>
              </w:rPrChange>
            </w:rPr>
            <w:delText xml:space="preserve"> is currently the </w:delText>
          </w:r>
        </w:del>
      </w:ins>
      <w:ins w:id="829" w:author="Martin Urubek [2]" w:date="2019-04-15T01:08:00Z">
        <w:del w:id="830" w:author="Martin Urubek" w:date="2019-08-11T16:22:00Z">
          <w:r w:rsidRPr="009C6CF1" w:rsidDel="00482D32">
            <w:rPr>
              <w:rPrChange w:id="831" w:author="Martin Urubek" w:date="2019-10-19T14:16:00Z">
                <w:rPr/>
              </w:rPrChange>
            </w:rPr>
            <w:delText>h</w:delText>
          </w:r>
        </w:del>
      </w:ins>
      <w:ins w:id="832" w:author="Martin Urubek [2]" w:date="2019-04-15T01:07:00Z">
        <w:del w:id="833" w:author="Martin Urubek" w:date="2019-08-11T16:22:00Z">
          <w:r w:rsidRPr="009C6CF1" w:rsidDel="00482D32">
            <w:rPr>
              <w:rPrChange w:id="834" w:author="Martin Urubek" w:date="2019-10-19T14:16:00Z">
                <w:rPr>
                  <w:rFonts w:ascii="Helvetica" w:hAnsi="Helvetica" w:cs="Helvetica"/>
                  <w:color w:val="DCDDDE"/>
                  <w:sz w:val="23"/>
                  <w:szCs w:val="23"/>
                  <w:shd w:val="clear" w:color="auto" w:fill="36393F"/>
                </w:rPr>
              </w:rPrChange>
            </w:rPr>
            <w:delText xml:space="preserve">ead coach of NYRIKKI ICE which is a high T3 team. There will be other coaches to fill in for Lövi when he is to busy with his main team. At the moment the one filling for Lövi is a coach called Dante. </w:delText>
          </w:r>
        </w:del>
      </w:ins>
    </w:p>
    <w:p w14:paraId="31A08A4D" w14:textId="3EE6F0E1" w:rsidR="00327B8D" w:rsidRPr="009C6CF1" w:rsidDel="00482D32" w:rsidRDefault="00665396">
      <w:pPr>
        <w:pStyle w:val="Heading1"/>
        <w:rPr>
          <w:ins w:id="835" w:author="Martin Urubek [2]" w:date="2019-04-15T01:09:00Z"/>
          <w:del w:id="836" w:author="Martin Urubek" w:date="2019-08-11T16:22:00Z"/>
          <w:rPrChange w:id="837" w:author="Martin Urubek" w:date="2019-10-19T14:16:00Z">
            <w:rPr>
              <w:ins w:id="838" w:author="Martin Urubek [2]" w:date="2019-04-15T01:09:00Z"/>
              <w:del w:id="839" w:author="Martin Urubek" w:date="2019-08-11T16:22:00Z"/>
            </w:rPr>
          </w:rPrChange>
        </w:rPr>
        <w:pPrChange w:id="840" w:author="Martin Urubek" w:date="2019-10-19T14:16:00Z">
          <w:pPr/>
        </w:pPrChange>
      </w:pPr>
      <w:ins w:id="841" w:author="Martin Urubek [2]" w:date="2019-04-15T01:07:00Z">
        <w:del w:id="842" w:author="Martin Urubek" w:date="2019-08-11T16:22:00Z">
          <w:r w:rsidRPr="009C6CF1" w:rsidDel="00482D32">
            <w:rPr>
              <w:rPrChange w:id="843" w:author="Martin Urubek" w:date="2019-10-19T14:16:00Z">
                <w:rPr>
                  <w:rFonts w:ascii="Helvetica" w:hAnsi="Helvetica" w:cs="Helvetica"/>
                  <w:color w:val="DCDDDE"/>
                  <w:sz w:val="23"/>
                  <w:szCs w:val="23"/>
                  <w:shd w:val="clear" w:color="auto" w:fill="36393F"/>
                </w:rPr>
              </w:rPrChange>
            </w:rPr>
            <w:delText xml:space="preserve">We also have a very good micro play coach (coach for individual reviews) - Fredefin. Feel free to send him your vods and get a review with him. He can coach every role to masters/GM and is available almost every day. </w:delText>
          </w:r>
        </w:del>
      </w:ins>
    </w:p>
    <w:p w14:paraId="76E687E8" w14:textId="48B96063" w:rsidR="00127CB8" w:rsidRPr="009C6CF1" w:rsidDel="00482D32" w:rsidRDefault="00665396">
      <w:pPr>
        <w:pStyle w:val="Heading1"/>
        <w:rPr>
          <w:ins w:id="844" w:author="Martin" w:date="2019-04-14T17:29:00Z"/>
          <w:del w:id="845" w:author="Martin Urubek" w:date="2019-08-11T16:22:00Z"/>
          <w:rPrChange w:id="846" w:author="Martin Urubek" w:date="2019-10-19T14:16:00Z">
            <w:rPr>
              <w:ins w:id="847" w:author="Martin" w:date="2019-04-14T17:29:00Z"/>
              <w:del w:id="848" w:author="Martin Urubek" w:date="2019-08-11T16:22:00Z"/>
            </w:rPr>
          </w:rPrChange>
        </w:rPr>
        <w:pPrChange w:id="849" w:author="Martin Urubek" w:date="2019-10-19T14:16:00Z">
          <w:pPr/>
        </w:pPrChange>
      </w:pPr>
      <w:ins w:id="850" w:author="Martin Urubek [2]" w:date="2019-04-15T01:07:00Z">
        <w:del w:id="851" w:author="Martin Urubek" w:date="2019-08-11T16:22:00Z">
          <w:r w:rsidRPr="009C6CF1" w:rsidDel="00482D32">
            <w:rPr>
              <w:rPrChange w:id="852" w:author="Martin Urubek" w:date="2019-10-19T14:16:00Z">
                <w:rPr>
                  <w:rFonts w:ascii="Helvetica" w:hAnsi="Helvetica" w:cs="Helvetica"/>
                  <w:color w:val="DCDDDE"/>
                  <w:sz w:val="23"/>
                  <w:szCs w:val="23"/>
                  <w:shd w:val="clear" w:color="auto" w:fill="36393F"/>
                </w:rPr>
              </w:rPrChange>
            </w:rPr>
            <w:delText xml:space="preserve">To meet the requirements in TEAM GOAL we suggest </w:delText>
          </w:r>
        </w:del>
      </w:ins>
      <w:ins w:id="853" w:author="Martin Urubek [2]" w:date="2019-04-15T01:22:00Z">
        <w:del w:id="854" w:author="Martin Urubek" w:date="2019-08-11T16:22:00Z">
          <w:r w:rsidR="00CE4152" w:rsidRPr="009C6CF1" w:rsidDel="00482D32">
            <w:rPr>
              <w:rPrChange w:id="855" w:author="Martin Urubek" w:date="2019-10-19T14:16:00Z">
                <w:rPr/>
              </w:rPrChange>
            </w:rPr>
            <w:delText xml:space="preserve">to do </w:delText>
          </w:r>
        </w:del>
      </w:ins>
      <w:ins w:id="856" w:author="Martin Urubek [2]" w:date="2019-04-15T01:21:00Z">
        <w:del w:id="857" w:author="Martin Urubek" w:date="2019-08-11T16:22:00Z">
          <w:r w:rsidR="005A3B63" w:rsidRPr="009C6CF1" w:rsidDel="00482D32">
            <w:rPr>
              <w:rPrChange w:id="858" w:author="Martin Urubek" w:date="2019-10-19T14:16:00Z">
                <w:rPr/>
              </w:rPrChange>
            </w:rPr>
            <w:delText xml:space="preserve">at least </w:delText>
          </w:r>
        </w:del>
      </w:ins>
      <w:ins w:id="859" w:author="Martin Urubek [2]" w:date="2019-04-15T01:07:00Z">
        <w:del w:id="860" w:author="Martin Urubek" w:date="2019-08-11T16:22:00Z">
          <w:r w:rsidRPr="009C6CF1" w:rsidDel="00482D32">
            <w:rPr>
              <w:rPrChange w:id="861" w:author="Martin Urubek" w:date="2019-10-19T14:16:00Z">
                <w:rPr>
                  <w:rFonts w:ascii="Helvetica" w:hAnsi="Helvetica" w:cs="Helvetica"/>
                  <w:color w:val="DCDDDE"/>
                  <w:sz w:val="23"/>
                  <w:szCs w:val="23"/>
                  <w:shd w:val="clear" w:color="auto" w:fill="36393F"/>
                </w:rPr>
              </w:rPrChange>
            </w:rPr>
            <w:delText>1 personal vod</w:delText>
          </w:r>
        </w:del>
      </w:ins>
      <w:ins w:id="862" w:author="Martin Urubek [2]" w:date="2019-04-15T01:08:00Z">
        <w:del w:id="863" w:author="Martin Urubek" w:date="2019-08-11T16:22:00Z">
          <w:r w:rsidRPr="009C6CF1" w:rsidDel="00482D32">
            <w:rPr>
              <w:rPrChange w:id="864" w:author="Martin Urubek" w:date="2019-10-19T14:16:00Z">
                <w:rPr/>
              </w:rPrChange>
            </w:rPr>
            <w:delText xml:space="preserve"> </w:delText>
          </w:r>
        </w:del>
      </w:ins>
      <w:ins w:id="865" w:author="Martin Urubek [2]" w:date="2019-04-15T01:07:00Z">
        <w:del w:id="866" w:author="Martin Urubek" w:date="2019-08-11T16:22:00Z">
          <w:r w:rsidRPr="009C6CF1" w:rsidDel="00482D32">
            <w:rPr>
              <w:rPrChange w:id="867" w:author="Martin Urubek" w:date="2019-10-19T14:16:00Z">
                <w:rPr>
                  <w:rFonts w:ascii="Helvetica" w:hAnsi="Helvetica" w:cs="Helvetica"/>
                  <w:color w:val="DCDDDE"/>
                  <w:sz w:val="23"/>
                  <w:szCs w:val="23"/>
                  <w:shd w:val="clear" w:color="auto" w:fill="36393F"/>
                </w:rPr>
              </w:rPrChange>
            </w:rPr>
            <w:delText>review every other week.</w:delText>
          </w:r>
        </w:del>
      </w:ins>
      <w:ins w:id="868" w:author="Martin" w:date="2019-04-14T17:29:00Z">
        <w:del w:id="869" w:author="Martin Urubek" w:date="2019-08-11T16:22:00Z">
          <w:r w:rsidR="00127CB8" w:rsidRPr="009C6CF1" w:rsidDel="00482D32">
            <w:rPr>
              <w:rPrChange w:id="870" w:author="Martin Urubek" w:date="2019-10-19T14:16:00Z">
                <w:rPr/>
              </w:rPrChange>
            </w:rPr>
            <w:delText xml:space="preserve">We are very careful with which coaches we choose. We want to play the game properly and to understand every comp and playstyle we need to. </w:delText>
          </w:r>
        </w:del>
      </w:ins>
    </w:p>
    <w:p w14:paraId="04F8CA9E" w14:textId="4263EA3A" w:rsidR="00127CB8" w:rsidRPr="009C6CF1" w:rsidDel="00482D32" w:rsidRDefault="00127CB8">
      <w:pPr>
        <w:pStyle w:val="Heading1"/>
        <w:rPr>
          <w:ins w:id="871" w:author="Martin" w:date="2019-04-14T17:29:00Z"/>
          <w:del w:id="872" w:author="Martin Urubek" w:date="2019-08-11T16:22:00Z"/>
          <w:rPrChange w:id="873" w:author="Martin Urubek" w:date="2019-10-19T14:16:00Z">
            <w:rPr>
              <w:ins w:id="874" w:author="Martin" w:date="2019-04-14T17:29:00Z"/>
              <w:del w:id="875" w:author="Martin Urubek" w:date="2019-08-11T16:22:00Z"/>
            </w:rPr>
          </w:rPrChange>
        </w:rPr>
        <w:pPrChange w:id="876" w:author="Martin Urubek" w:date="2019-10-19T14:16:00Z">
          <w:pPr/>
        </w:pPrChange>
      </w:pPr>
      <w:ins w:id="877" w:author="Martin" w:date="2019-04-14T17:29:00Z">
        <w:del w:id="878" w:author="Martin Urubek" w:date="2019-08-11T16:22:00Z">
          <w:r w:rsidRPr="009C6CF1" w:rsidDel="00482D32">
            <w:rPr>
              <w:rPrChange w:id="879" w:author="Martin Urubek" w:date="2019-10-19T14:16:00Z">
                <w:rPr/>
              </w:rPrChange>
            </w:rPr>
            <w:delText>Our team receives the same</w:delText>
          </w:r>
        </w:del>
      </w:ins>
      <w:ins w:id="880" w:author="Martin" w:date="2019-04-14T17:46:00Z">
        <w:del w:id="881" w:author="Martin Urubek" w:date="2019-08-11T16:22:00Z">
          <w:r w:rsidR="00000E54" w:rsidRPr="009C6CF1" w:rsidDel="00482D32">
            <w:rPr>
              <w:rPrChange w:id="882" w:author="Martin Urubek" w:date="2019-10-19T14:16:00Z">
                <w:rPr/>
              </w:rPrChange>
            </w:rPr>
            <w:delText xml:space="preserve"> level</w:delText>
          </w:r>
          <w:r w:rsidR="008F6A45" w:rsidRPr="009C6CF1" w:rsidDel="00482D32">
            <w:rPr>
              <w:rPrChange w:id="883" w:author="Martin Urubek" w:date="2019-10-19T14:16:00Z">
                <w:rPr/>
              </w:rPrChange>
            </w:rPr>
            <w:delText xml:space="preserve"> of</w:delText>
          </w:r>
        </w:del>
      </w:ins>
      <w:ins w:id="884" w:author="Martin" w:date="2019-04-14T17:29:00Z">
        <w:del w:id="885" w:author="Martin Urubek" w:date="2019-08-11T16:22:00Z">
          <w:r w:rsidRPr="009C6CF1" w:rsidDel="00482D32">
            <w:rPr>
              <w:rPrChange w:id="886" w:author="Martin Urubek" w:date="2019-10-19T14:16:00Z">
                <w:rPr/>
              </w:rPrChange>
            </w:rPr>
            <w:delText xml:space="preserve"> coaching as Dragon's Fury, meaning we will know same playstyles and same comps. Our main macro play coach Lövi is quite busy, so he will not be able coach both teams. Because of that, Dragon's Rage will be coached by Scalus, Dragon's Fury's IGL and our assistant coach Dante.</w:delText>
          </w:r>
        </w:del>
      </w:ins>
    </w:p>
    <w:p w14:paraId="5781C246" w14:textId="0E1D7AC8" w:rsidR="00127CB8" w:rsidRPr="009C6CF1" w:rsidDel="00482D32" w:rsidRDefault="00127CB8">
      <w:pPr>
        <w:pStyle w:val="Heading1"/>
        <w:rPr>
          <w:ins w:id="887" w:author="Martin" w:date="2019-04-14T17:29:00Z"/>
          <w:del w:id="888" w:author="Martin Urubek" w:date="2019-08-11T16:22:00Z"/>
          <w:rPrChange w:id="889" w:author="Martin Urubek" w:date="2019-10-19T14:16:00Z">
            <w:rPr>
              <w:ins w:id="890" w:author="Martin" w:date="2019-04-14T17:29:00Z"/>
              <w:del w:id="891" w:author="Martin Urubek" w:date="2019-08-11T16:22:00Z"/>
            </w:rPr>
          </w:rPrChange>
        </w:rPr>
        <w:pPrChange w:id="892" w:author="Martin Urubek" w:date="2019-10-19T14:16:00Z">
          <w:pPr/>
        </w:pPrChange>
      </w:pPr>
    </w:p>
    <w:p w14:paraId="2806DE15" w14:textId="2C571B47" w:rsidR="00127CB8" w:rsidRPr="009C6CF1" w:rsidDel="00482D32" w:rsidRDefault="00127CB8">
      <w:pPr>
        <w:pStyle w:val="Heading1"/>
        <w:rPr>
          <w:ins w:id="893" w:author="Martin" w:date="2019-04-14T17:29:00Z"/>
          <w:del w:id="894" w:author="Martin Urubek" w:date="2019-08-11T16:22:00Z"/>
          <w:rPrChange w:id="895" w:author="Martin Urubek" w:date="2019-10-19T14:16:00Z">
            <w:rPr>
              <w:ins w:id="896" w:author="Martin" w:date="2019-04-14T17:29:00Z"/>
              <w:del w:id="897" w:author="Martin Urubek" w:date="2019-08-11T16:22:00Z"/>
            </w:rPr>
          </w:rPrChange>
        </w:rPr>
        <w:pPrChange w:id="898" w:author="Martin Urubek" w:date="2019-10-19T14:16:00Z">
          <w:pPr/>
        </w:pPrChange>
      </w:pPr>
      <w:ins w:id="899" w:author="Martin" w:date="2019-04-14T17:29:00Z">
        <w:del w:id="900" w:author="Martin Urubek" w:date="2019-08-11T16:22:00Z">
          <w:r w:rsidRPr="009C6CF1" w:rsidDel="00482D32">
            <w:rPr>
              <w:rPrChange w:id="901" w:author="Martin Urubek" w:date="2019-10-19T14:16:00Z">
                <w:rPr/>
              </w:rPrChange>
            </w:rPr>
            <w:delText>Both teams have the same micro play coach (coach for individual reviews) - Fredefin. Feel free to send him your vods and get a review with him. He can coach every role to masters and is available almost every day.</w:delText>
          </w:r>
        </w:del>
      </w:ins>
    </w:p>
    <w:p w14:paraId="2B70549D" w14:textId="7D5258FA" w:rsidR="000908E7" w:rsidRDefault="00127CB8" w:rsidP="009C6CF1">
      <w:pPr>
        <w:pStyle w:val="Heading1"/>
        <w:rPr>
          <w:ins w:id="902" w:author="Martin Urubek" w:date="2019-10-19T14:16:00Z"/>
        </w:rPr>
      </w:pPr>
      <w:ins w:id="903" w:author="Martin" w:date="2019-04-14T17:29:00Z">
        <w:del w:id="904" w:author="Martin Urubek" w:date="2019-08-11T16:22:00Z">
          <w:r w:rsidRPr="009C6CF1" w:rsidDel="00482D32">
            <w:lastRenderedPageBreak/>
            <w:delText>If you think you are not performing well during trialing, come to Fred, he will help you.</w:delText>
          </w:r>
        </w:del>
      </w:ins>
      <w:ins w:id="905" w:author="Martin Urubek" w:date="2019-10-19T14:16:00Z">
        <w:r w:rsidR="009C6CF1">
          <w:t>popis</w:t>
        </w:r>
      </w:ins>
    </w:p>
    <w:p w14:paraId="25415191" w14:textId="3841F842" w:rsidR="009C6CF1" w:rsidRPr="009C6CF1" w:rsidRDefault="009C6CF1">
      <w:pPr>
        <w:rPr>
          <w:ins w:id="906" w:author="Martin Urubek" w:date="2019-10-19T14:17:00Z"/>
          <w:i/>
          <w:iCs/>
          <w:rPrChange w:id="907" w:author="Martin Urubek" w:date="2019-10-19T14:18:00Z">
            <w:rPr>
              <w:ins w:id="908" w:author="Martin Urubek" w:date="2019-10-19T14:17:00Z"/>
            </w:rPr>
          </w:rPrChange>
        </w:rPr>
      </w:pPr>
      <w:ins w:id="909" w:author="Martin Urubek" w:date="2019-10-19T14:17:00Z">
        <w:r w:rsidRPr="009C6CF1">
          <w:rPr>
            <w:i/>
            <w:iCs/>
            <w:rPrChange w:id="910" w:author="Martin Urubek" w:date="2019-10-19T14:17:00Z">
              <w:rPr/>
            </w:rPrChange>
          </w:rPr>
          <w:t>Zamířil jsem na něj a zastřelil ho. Země okolo mě byla okamžitě rozryta množstvím kulek, ale nebyl jsem zasažen. Po celé délce strouhy se rozezněl válečný pokřik mého lidu.</w:t>
        </w:r>
      </w:ins>
    </w:p>
    <w:p w14:paraId="7E3733B8" w14:textId="2A0C8725" w:rsidR="009C6CF1" w:rsidRPr="009C6CF1" w:rsidRDefault="009C6CF1">
      <w:pPr>
        <w:rPr>
          <w:ins w:id="911" w:author="Martin Urubek" w:date="2019-10-19T14:17:00Z"/>
          <w:i/>
          <w:iCs/>
          <w:rPrChange w:id="912" w:author="Martin Urubek" w:date="2019-10-19T14:18:00Z">
            <w:rPr>
              <w:ins w:id="913" w:author="Martin Urubek" w:date="2019-10-19T14:17:00Z"/>
            </w:rPr>
          </w:rPrChange>
        </w:rPr>
      </w:pPr>
      <w:ins w:id="914" w:author="Martin Urubek" w:date="2019-10-19T14:17:00Z">
        <w:r>
          <w:t xml:space="preserve">                        </w:t>
        </w:r>
      </w:ins>
      <w:ins w:id="915" w:author="Martin Urubek" w:date="2019-10-19T14:20:00Z">
        <w:r w:rsidR="0080147B">
          <w:t xml:space="preserve">- </w:t>
        </w:r>
        <w:r w:rsidR="0080147B">
          <w:tab/>
        </w:r>
      </w:ins>
      <w:ins w:id="916" w:author="Martin Urubek" w:date="2019-10-19T14:17:00Z">
        <w:r w:rsidRPr="009C6CF1">
          <w:rPr>
            <w:i/>
            <w:iCs/>
            <w:rPrChange w:id="917" w:author="Martin Urubek" w:date="2019-10-19T14:17:00Z">
              <w:rPr/>
            </w:rPrChange>
          </w:rPr>
          <w:t>z knihy Paměti náčelníka Apačů</w:t>
        </w:r>
      </w:ins>
    </w:p>
    <w:p w14:paraId="13675D71" w14:textId="391E9315" w:rsidR="009C6CF1" w:rsidRDefault="009C6CF1">
      <w:pPr>
        <w:rPr>
          <w:ins w:id="918" w:author="Martin Urubek" w:date="2019-10-19T14:17:00Z"/>
        </w:rPr>
      </w:pPr>
      <w:ins w:id="919" w:author="Martin Urubek" w:date="2019-10-19T14:17:00Z">
        <w:r>
          <w:t>Hra Divoký západ zavede hráče do severoamerických prérií, kde mezi sebou stojí dvě strany. Jeden hráč hraje za indiány, snažící se obsadit osadu bělochů. Proti němu stojí druhý hráč s nepoměrně menším počtem osadníků, zato ale s většími možnostmi svého protivníka zlikvidovat.</w:t>
        </w:r>
      </w:ins>
    </w:p>
    <w:p w14:paraId="4C908B62" w14:textId="64FD6737" w:rsidR="009C6CF1" w:rsidRDefault="009C6CF1">
      <w:pPr>
        <w:pStyle w:val="Heading3"/>
        <w:rPr>
          <w:ins w:id="920" w:author="Martin Urubek" w:date="2019-10-19T14:17:00Z"/>
        </w:rPr>
        <w:pPrChange w:id="921" w:author="Martin Urubek" w:date="2019-10-19T14:18:00Z">
          <w:pPr/>
        </w:pPrChange>
      </w:pPr>
      <w:ins w:id="922" w:author="Martin Urubek" w:date="2019-10-19T14:17:00Z">
        <w:r>
          <w:t>Příprava hry:</w:t>
        </w:r>
      </w:ins>
    </w:p>
    <w:p w14:paraId="7A59BB29" w14:textId="686D99F8" w:rsidR="009C6CF1" w:rsidRDefault="009C6CF1">
      <w:pPr>
        <w:rPr>
          <w:ins w:id="923" w:author="Martin Urubek" w:date="2019-10-19T14:17:00Z"/>
        </w:rPr>
      </w:pPr>
      <w:ins w:id="924" w:author="Martin Urubek" w:date="2019-10-19T14:17:00Z">
        <w:r>
          <w:t>Hráč za osadníky umístí své tři figurky na tři okrajová pole osady. Zbylých šest polí osady zůstane volných. Indiáni v počtu dvaceti mužů se rozmístí na druhý okraj. Útok začínají indiáni.</w:t>
        </w:r>
      </w:ins>
    </w:p>
    <w:p w14:paraId="1959DF0C" w14:textId="4FB8BC00" w:rsidR="009C6CF1" w:rsidRDefault="009C6CF1">
      <w:pPr>
        <w:pStyle w:val="Heading3"/>
        <w:rPr>
          <w:ins w:id="925" w:author="Martin Urubek" w:date="2019-10-19T14:17:00Z"/>
        </w:rPr>
        <w:pPrChange w:id="926" w:author="Martin Urubek" w:date="2019-10-19T14:20:00Z">
          <w:pPr/>
        </w:pPrChange>
      </w:pPr>
      <w:ins w:id="927" w:author="Martin Urubek" w:date="2019-10-19T14:17:00Z">
        <w:r>
          <w:t>Průběh hry:</w:t>
        </w:r>
      </w:ins>
    </w:p>
    <w:p w14:paraId="4375AC72" w14:textId="583D29D9" w:rsidR="009C6CF1" w:rsidRDefault="009C6CF1">
      <w:pPr>
        <w:rPr>
          <w:ins w:id="928" w:author="Martin Urubek" w:date="2019-10-19T14:17:00Z"/>
        </w:rPr>
      </w:pPr>
      <w:ins w:id="929" w:author="Martin Urubek" w:date="2019-10-19T14:17:00Z">
        <w:r>
          <w:t>Hráči táhnou střídavě jednou z figurek. Osadníci jsou sice jen tři, zato se ale mezi poli mohou posouvat po všech čarách, tedy dopředu, dozadu i šikmo. Pokud se vedle figurky osadníka na poli spojeném čarou objeví figurka indiána a za ní volné pole, má osadník povinnost tohoto indiána přeskočit na pole za ním a tím ho vyřadit ze hry (tento způsob vyřazování figurek je znám ze hry DÁMA) a to i opakovaně. Indiánští bojovníci se mohou posouvat pouze kupředu nebo do stran, nikdy ne zpět nebo šikmo. Jejich výhodou je jejich přesila a také to, že pokud figurka osadníka opomene nebo záměrně neuskuteční přeskočení indiána, je ze hry vyřazena.</w:t>
        </w:r>
      </w:ins>
    </w:p>
    <w:p w14:paraId="1362DC2F" w14:textId="14B7A85C" w:rsidR="009C6CF1" w:rsidRDefault="009C6CF1">
      <w:pPr>
        <w:pStyle w:val="Heading3"/>
        <w:rPr>
          <w:ins w:id="930" w:author="Martin Urubek" w:date="2019-10-19T14:17:00Z"/>
        </w:rPr>
        <w:pPrChange w:id="931" w:author="Martin Urubek" w:date="2019-10-19T14:20:00Z">
          <w:pPr/>
        </w:pPrChange>
      </w:pPr>
      <w:ins w:id="932" w:author="Martin Urubek" w:date="2019-10-19T14:17:00Z">
        <w:r>
          <w:t>Konec hry:</w:t>
        </w:r>
      </w:ins>
    </w:p>
    <w:p w14:paraId="5B2C7D1C" w14:textId="18BE2B97" w:rsidR="00620F54" w:rsidRDefault="009C6CF1" w:rsidP="009C6CF1">
      <w:pPr>
        <w:rPr>
          <w:ins w:id="933" w:author="Martin Urubek" w:date="2019-10-19T14:21:00Z"/>
        </w:rPr>
      </w:pPr>
      <w:ins w:id="934" w:author="Martin Urubek" w:date="2019-10-19T14:17:00Z">
        <w:r>
          <w:t>Indiáni vítězí, pokud se jim podaří obsadit svými figurkami všech devět polí osady nebo pokud obklíčí figurky osadníků tak, že tyto nebudou mít možnost tahu. Osadníci se ubrání, pokud se jim podaří vyřadit ze hry alespoň 12 figurek indiánů, neboť zbylých 8 indiánů na obsazení osady již nes</w:t>
        </w:r>
      </w:ins>
      <w:ins w:id="935" w:author="Martin Urubek" w:date="2019-10-19T14:21:00Z">
        <w:r w:rsidR="00620F54">
          <w:t>t</w:t>
        </w:r>
      </w:ins>
      <w:ins w:id="936" w:author="Martin Urubek" w:date="2019-10-19T14:17:00Z">
        <w:r>
          <w:t>ačí.</w:t>
        </w:r>
      </w:ins>
    </w:p>
    <w:p w14:paraId="529AF8A6" w14:textId="77777777" w:rsidR="00620F54" w:rsidRDefault="00620F54">
      <w:pPr>
        <w:spacing w:before="0" w:after="240" w:line="252" w:lineRule="auto"/>
        <w:ind w:left="0" w:right="0"/>
        <w:rPr>
          <w:ins w:id="937" w:author="Martin Urubek" w:date="2019-10-19T14:21:00Z"/>
        </w:rPr>
      </w:pPr>
      <w:ins w:id="938" w:author="Martin Urubek" w:date="2019-10-19T14:21:00Z">
        <w:r>
          <w:br w:type="page"/>
        </w:r>
      </w:ins>
    </w:p>
    <w:p w14:paraId="5DA186D3" w14:textId="7806F5AB" w:rsidR="009C6CF1" w:rsidRDefault="00620F54" w:rsidP="00620F54">
      <w:pPr>
        <w:pStyle w:val="Heading1"/>
        <w:rPr>
          <w:ins w:id="939" w:author="Martin Urubek" w:date="2019-10-19T14:22:00Z"/>
        </w:rPr>
      </w:pPr>
      <w:ins w:id="940" w:author="Martin Urubek" w:date="2019-10-19T14:21:00Z">
        <w:r>
          <w:lastRenderedPageBreak/>
          <w:t>Návrh gra</w:t>
        </w:r>
      </w:ins>
      <w:ins w:id="941" w:author="Martin Urubek" w:date="2019-10-19T14:22:00Z">
        <w:r>
          <w:t>fického rozhraní</w:t>
        </w:r>
      </w:ins>
    </w:p>
    <w:p w14:paraId="372012F1" w14:textId="3F4AA703" w:rsidR="005E73DB" w:rsidRDefault="005E73DB">
      <w:pPr>
        <w:pStyle w:val="Heading3"/>
        <w:rPr>
          <w:ins w:id="942" w:author="Martin Urubek" w:date="2019-10-19T14:22:00Z"/>
        </w:rPr>
        <w:pPrChange w:id="943" w:author="Martin Urubek" w:date="2019-10-19T14:22:00Z">
          <w:pPr/>
        </w:pPrChange>
      </w:pPr>
      <w:ins w:id="944" w:author="Martin Urubek" w:date="2019-10-19T14:22:00Z">
        <w:r>
          <w:t>Hrací deska</w:t>
        </w:r>
      </w:ins>
    </w:p>
    <w:p w14:paraId="3E0B8FF1" w14:textId="0693C35E" w:rsidR="005E73DB" w:rsidRDefault="00BC67AE" w:rsidP="005E73DB">
      <w:pPr>
        <w:rPr>
          <w:ins w:id="945" w:author="Martin Urubek" w:date="2019-10-19T14:36:00Z"/>
        </w:rPr>
      </w:pPr>
      <w:ins w:id="946" w:author="Martin Urubek" w:date="2019-10-19T14:36:00Z">
        <w:r>
          <w:rPr>
            <w:noProof/>
          </w:rPr>
          <w:drawing>
            <wp:inline distT="0" distB="0" distL="0" distR="0" wp14:anchorId="05F73427" wp14:editId="50D7EC5E">
              <wp:extent cx="5728970" cy="3971925"/>
              <wp:effectExtent l="0" t="0" r="508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3971925"/>
                      </a:xfrm>
                      <a:prstGeom prst="rect">
                        <a:avLst/>
                      </a:prstGeom>
                      <a:noFill/>
                      <a:ln>
                        <a:noFill/>
                      </a:ln>
                    </pic:spPr>
                  </pic:pic>
                </a:graphicData>
              </a:graphic>
            </wp:inline>
          </w:drawing>
        </w:r>
      </w:ins>
    </w:p>
    <w:p w14:paraId="6DBAB23B" w14:textId="580E48C8" w:rsidR="00BC67AE" w:rsidRDefault="00310DFA" w:rsidP="00310DFA">
      <w:pPr>
        <w:pStyle w:val="Heading1"/>
        <w:rPr>
          <w:ins w:id="947" w:author="Martin Urubek" w:date="2019-10-19T16:47:00Z"/>
        </w:rPr>
      </w:pPr>
      <w:ins w:id="948" w:author="Martin Urubek" w:date="2019-10-19T16:47:00Z">
        <w:r w:rsidRPr="00310DFA">
          <w:lastRenderedPageBreak/>
          <w:t>Návrh digramu tříd</w:t>
        </w:r>
      </w:ins>
    </w:p>
    <w:p w14:paraId="0ED9B360" w14:textId="02894269" w:rsidR="00310DFA" w:rsidRDefault="00B55E3F" w:rsidP="00310DFA">
      <w:pPr>
        <w:rPr>
          <w:ins w:id="949" w:author="Martin Urubek" w:date="2019-10-19T16:47:00Z"/>
        </w:rPr>
      </w:pPr>
      <w:ins w:id="950" w:author="Martin Urubek" w:date="2019-10-19T18:13:00Z">
        <w:r>
          <w:rPr>
            <w:noProof/>
          </w:rPr>
          <w:drawing>
            <wp:inline distT="0" distB="0" distL="0" distR="0" wp14:anchorId="66C56A84" wp14:editId="3E9448E2">
              <wp:extent cx="5723890" cy="3229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890" cy="3229610"/>
                      </a:xfrm>
                      <a:prstGeom prst="rect">
                        <a:avLst/>
                      </a:prstGeom>
                      <a:noFill/>
                      <a:ln>
                        <a:noFill/>
                      </a:ln>
                    </pic:spPr>
                  </pic:pic>
                </a:graphicData>
              </a:graphic>
            </wp:inline>
          </w:drawing>
        </w:r>
      </w:ins>
    </w:p>
    <w:p w14:paraId="7733D871" w14:textId="31470DD4" w:rsidR="00310DFA" w:rsidRDefault="00310DFA" w:rsidP="00310DFA">
      <w:pPr>
        <w:pStyle w:val="Heading3"/>
        <w:rPr>
          <w:ins w:id="951" w:author="Martin Urubek" w:date="2019-10-19T16:51:00Z"/>
        </w:rPr>
      </w:pPr>
      <w:ins w:id="952" w:author="Martin Urubek" w:date="2019-10-19T16:50:00Z">
        <w:r>
          <w:t>Rozbor</w:t>
        </w:r>
      </w:ins>
      <w:ins w:id="953" w:author="Martin Urubek" w:date="2019-10-19T16:51:00Z">
        <w:r>
          <w:t xml:space="preserve">: </w:t>
        </w:r>
      </w:ins>
      <w:ins w:id="954" w:author="Martin Urubek" w:date="2019-10-19T18:19:00Z">
        <w:r w:rsidR="00EB6655">
          <w:t>začátek hry</w:t>
        </w:r>
      </w:ins>
    </w:p>
    <w:p w14:paraId="0A16BC03" w14:textId="13697A7C" w:rsidR="00D51020" w:rsidRDefault="00EB6655" w:rsidP="00D51020">
      <w:pPr>
        <w:rPr>
          <w:ins w:id="955" w:author="Martin Urubek" w:date="2019-10-19T16:57:00Z"/>
        </w:rPr>
      </w:pPr>
      <w:ins w:id="956" w:author="Martin Urubek" w:date="2019-10-19T18:19:00Z">
        <w:r>
          <w:t xml:space="preserve">Metoda </w:t>
        </w:r>
        <w:proofErr w:type="spellStart"/>
        <w:proofErr w:type="gramStart"/>
        <w:r>
          <w:t>NewGame</w:t>
        </w:r>
        <w:proofErr w:type="spellEnd"/>
        <w:r>
          <w:t>(</w:t>
        </w:r>
        <w:proofErr w:type="gramEnd"/>
        <w:r>
          <w:t>)</w:t>
        </w:r>
      </w:ins>
      <w:ins w:id="957" w:author="Martin Urubek" w:date="2019-10-19T16:52:00Z">
        <w:r w:rsidR="00310DFA">
          <w:t xml:space="preserve"> vytvoří instanci třídy </w:t>
        </w:r>
        <w:proofErr w:type="spellStart"/>
        <w:r w:rsidR="00310DFA">
          <w:t>CGame</w:t>
        </w:r>
        <w:proofErr w:type="spellEnd"/>
        <w:r w:rsidR="00310DFA">
          <w:t xml:space="preserve">, která vytvoří </w:t>
        </w:r>
      </w:ins>
      <w:ins w:id="958" w:author="Martin Urubek" w:date="2019-10-19T16:54:00Z">
        <w:r w:rsidR="00310DFA">
          <w:t xml:space="preserve">instanci třídy </w:t>
        </w:r>
      </w:ins>
      <w:proofErr w:type="spellStart"/>
      <w:ins w:id="959" w:author="Martin Urubek" w:date="2019-10-19T16:52:00Z">
        <w:r w:rsidR="00310DFA">
          <w:t>CGameLayout</w:t>
        </w:r>
        <w:proofErr w:type="spellEnd"/>
        <w:r w:rsidR="00310DFA">
          <w:t xml:space="preserve">, který vytvoří </w:t>
        </w:r>
      </w:ins>
      <w:ins w:id="960" w:author="Martin Urubek" w:date="2019-10-19T16:53:00Z">
        <w:r w:rsidR="00310DFA">
          <w:t xml:space="preserve">všech 81 instancí třídy </w:t>
        </w:r>
        <w:proofErr w:type="spellStart"/>
        <w:r w:rsidR="00310DFA">
          <w:t>CField</w:t>
        </w:r>
        <w:proofErr w:type="spellEnd"/>
        <w:r w:rsidR="00310DFA">
          <w:t xml:space="preserve"> (políček na herním pl</w:t>
        </w:r>
      </w:ins>
      <w:ins w:id="961" w:author="Martin Urubek" w:date="2019-10-19T16:54:00Z">
        <w:r w:rsidR="00310DFA">
          <w:t>ánu</w:t>
        </w:r>
      </w:ins>
      <w:ins w:id="962" w:author="Martin Urubek" w:date="2019-10-19T16:53:00Z">
        <w:r w:rsidR="00310DFA">
          <w:t>)</w:t>
        </w:r>
      </w:ins>
      <w:ins w:id="963" w:author="Martin Urubek" w:date="2019-10-19T16:54:00Z">
        <w:r w:rsidR="00310DFA">
          <w:t xml:space="preserve"> a zároveň </w:t>
        </w:r>
      </w:ins>
      <w:ins w:id="964" w:author="Martin Urubek" w:date="2019-10-19T16:55:00Z">
        <w:r w:rsidR="00310DFA">
          <w:t xml:space="preserve">všechny </w:t>
        </w:r>
      </w:ins>
      <w:ins w:id="965" w:author="Martin Urubek" w:date="2019-10-19T16:56:00Z">
        <w:r w:rsidR="00310DFA">
          <w:t xml:space="preserve">počáteční </w:t>
        </w:r>
      </w:ins>
      <w:ins w:id="966" w:author="Martin Urubek" w:date="2019-10-19T16:55:00Z">
        <w:r w:rsidR="00310DFA">
          <w:t>instance třídy</w:t>
        </w:r>
      </w:ins>
      <w:ins w:id="967" w:author="Martin Urubek" w:date="2019-10-19T16:56:00Z">
        <w:r w:rsidR="00310DFA">
          <w:t xml:space="preserve"> </w:t>
        </w:r>
        <w:proofErr w:type="spellStart"/>
        <w:r w:rsidR="00310DFA">
          <w:t>CFigurine</w:t>
        </w:r>
        <w:proofErr w:type="spellEnd"/>
        <w:r w:rsidR="00310DFA">
          <w:t xml:space="preserve"> (herních figurek).</w:t>
        </w:r>
      </w:ins>
    </w:p>
    <w:p w14:paraId="03768C97" w14:textId="383F8C78" w:rsidR="00D51020" w:rsidRDefault="00D51020" w:rsidP="00D51020">
      <w:pPr>
        <w:rPr>
          <w:ins w:id="968" w:author="Martin Urubek" w:date="2019-10-19T18:05:00Z"/>
        </w:rPr>
      </w:pPr>
      <w:ins w:id="969" w:author="Martin Urubek" w:date="2019-10-19T16:57:00Z">
        <w:r>
          <w:t>Tato metoda se spustí po spuštění aplikace nebo po stisku tlačítka New Game</w:t>
        </w:r>
      </w:ins>
      <w:ins w:id="970" w:author="Martin Urubek" w:date="2019-10-19T18:20:00Z">
        <w:r w:rsidR="00EB6655">
          <w:t xml:space="preserve"> (vyresetováni hry a začátek nové)</w:t>
        </w:r>
      </w:ins>
      <w:ins w:id="971" w:author="Martin Urubek" w:date="2019-10-19T16:57:00Z">
        <w:r>
          <w:t>.</w:t>
        </w:r>
      </w:ins>
    </w:p>
    <w:p w14:paraId="7E75FFAA" w14:textId="23625774" w:rsidR="00B55E3F" w:rsidRDefault="00B55E3F" w:rsidP="00B55E3F">
      <w:pPr>
        <w:pStyle w:val="Heading3"/>
        <w:rPr>
          <w:ins w:id="972" w:author="Martin Urubek" w:date="2019-10-19T18:06:00Z"/>
        </w:rPr>
      </w:pPr>
      <w:ins w:id="973" w:author="Martin Urubek" w:date="2019-10-19T18:06:00Z">
        <w:r>
          <w:t>rozbor: ukončení tahu</w:t>
        </w:r>
      </w:ins>
    </w:p>
    <w:p w14:paraId="0EC1CA3F" w14:textId="01B1DBBB" w:rsidR="00B55E3F" w:rsidRDefault="00B55E3F" w:rsidP="00B55E3F">
      <w:pPr>
        <w:rPr>
          <w:ins w:id="974" w:author="Martin Urubek" w:date="2019-10-19T18:10:00Z"/>
        </w:rPr>
      </w:pPr>
      <w:ins w:id="975" w:author="Martin Urubek" w:date="2019-10-19T18:06:00Z">
        <w:r>
          <w:t xml:space="preserve">Ve hře se hráči </w:t>
        </w:r>
      </w:ins>
      <w:ins w:id="976" w:author="Martin Urubek" w:date="2019-10-19T18:07:00Z">
        <w:r>
          <w:t xml:space="preserve">střídají po tahu jedné figurky. </w:t>
        </w:r>
        <w:proofErr w:type="spellStart"/>
        <w:r>
          <w:t>Vyjímkou</w:t>
        </w:r>
        <w:proofErr w:type="spellEnd"/>
        <w:r>
          <w:t xml:space="preserve"> je, pokud osadník po přeskočení </w:t>
        </w:r>
        <w:proofErr w:type="spellStart"/>
        <w:r>
          <w:t>idiána</w:t>
        </w:r>
        <w:proofErr w:type="spellEnd"/>
        <w:r>
          <w:t xml:space="preserve"> může pokračovat v přeskakování dalších indiánů. </w:t>
        </w:r>
      </w:ins>
      <w:ins w:id="977" w:author="Martin Urubek" w:date="2019-10-19T18:08:00Z">
        <w:r>
          <w:t>Osadník ale musí mít možnost na tento vícenásobný skok „zapomenout“. Pokud vícenásobný skok</w:t>
        </w:r>
      </w:ins>
      <w:ins w:id="978" w:author="Martin Urubek" w:date="2019-10-19T18:20:00Z">
        <w:r w:rsidR="00EB6655">
          <w:t xml:space="preserve"> nebo i obyčejný sko</w:t>
        </w:r>
      </w:ins>
      <w:ins w:id="979" w:author="Martin Urubek" w:date="2019-10-19T18:21:00Z">
        <w:r w:rsidR="00EB6655">
          <w:t>k</w:t>
        </w:r>
      </w:ins>
      <w:ins w:id="980" w:author="Martin Urubek" w:date="2019-10-19T18:08:00Z">
        <w:r>
          <w:t xml:space="preserve"> neuskute</w:t>
        </w:r>
      </w:ins>
      <w:ins w:id="981" w:author="Martin Urubek" w:date="2019-10-19T18:09:00Z">
        <w:r>
          <w:t>ční, i když může, tak bude jeho figurka vyřazena ze hry (obdobně jako v dámě). Právě kvůli této vlastnosti, musí oba hráči ukončovat tah pomocí</w:t>
        </w:r>
      </w:ins>
      <w:ins w:id="982" w:author="Martin Urubek" w:date="2019-10-19T18:10:00Z">
        <w:r>
          <w:t xml:space="preserve"> tlačítka „End </w:t>
        </w:r>
        <w:proofErr w:type="spellStart"/>
        <w:r>
          <w:t>turn</w:t>
        </w:r>
        <w:proofErr w:type="spellEnd"/>
        <w:r>
          <w:t>“ místo automatického ukončování.</w:t>
        </w:r>
      </w:ins>
      <w:ins w:id="983" w:author="Martin Urubek" w:date="2019-10-19T18:14:00Z">
        <w:r w:rsidR="006B12F6">
          <w:t xml:space="preserve"> Stisk tlačítka vyvolá metodu </w:t>
        </w:r>
        <w:proofErr w:type="spellStart"/>
        <w:proofErr w:type="gramStart"/>
        <w:r w:rsidR="006B12F6">
          <w:t>EndTurn</w:t>
        </w:r>
        <w:proofErr w:type="spellEnd"/>
        <w:r w:rsidR="006B12F6">
          <w:t>(</w:t>
        </w:r>
        <w:proofErr w:type="gramEnd"/>
        <w:r w:rsidR="006B12F6">
          <w:t>), která se o vše postará.</w:t>
        </w:r>
      </w:ins>
    </w:p>
    <w:p w14:paraId="7B2F58FE" w14:textId="31432383" w:rsidR="00567BE5" w:rsidRDefault="00B55E3F" w:rsidP="007002DD">
      <w:pPr>
        <w:pStyle w:val="Heading3"/>
        <w:rPr>
          <w:ins w:id="984" w:author="Martin Urubek" w:date="2019-10-19T18:14:00Z"/>
        </w:rPr>
      </w:pPr>
      <w:ins w:id="985" w:author="Martin Urubek" w:date="2019-10-19T18:10:00Z">
        <w:r>
          <w:t>Rozbor: pohyb</w:t>
        </w:r>
      </w:ins>
      <w:bookmarkStart w:id="986" w:name="_GoBack"/>
      <w:bookmarkEnd w:id="986"/>
    </w:p>
    <w:p w14:paraId="35A323D0" w14:textId="2DABAE41" w:rsidR="007002DD" w:rsidRDefault="007002DD" w:rsidP="007002DD">
      <w:pPr>
        <w:rPr>
          <w:ins w:id="987" w:author="Martin Urubek" w:date="2019-10-19T18:17:00Z"/>
        </w:rPr>
      </w:pPr>
      <w:ins w:id="988" w:author="Martin Urubek" w:date="2019-10-19T18:14:00Z">
        <w:r>
          <w:t xml:space="preserve">Hráč pohybuje jednou figurkou za tah pomocí klikání. Tj., klikne </w:t>
        </w:r>
      </w:ins>
      <w:ins w:id="989" w:author="Martin Urubek" w:date="2019-10-19T18:15:00Z">
        <w:r>
          <w:t xml:space="preserve">na figurku, kterou chce táhnout a následně na místo, na které chce figurku přesunout. Tím se zavolá metoda </w:t>
        </w:r>
        <w:proofErr w:type="spellStart"/>
        <w:proofErr w:type="gramStart"/>
        <w:r>
          <w:t>Move</w:t>
        </w:r>
        <w:proofErr w:type="spellEnd"/>
        <w:r>
          <w:t>(</w:t>
        </w:r>
        <w:proofErr w:type="gramEnd"/>
        <w:r>
          <w:t>), která zkontroluje, z</w:t>
        </w:r>
      </w:ins>
      <w:ins w:id="990" w:author="Martin Urubek" w:date="2019-10-19T18:16:00Z">
        <w:r>
          <w:t>da-</w:t>
        </w:r>
        <w:proofErr w:type="spellStart"/>
        <w:r>
          <w:t>li</w:t>
        </w:r>
        <w:proofErr w:type="spellEnd"/>
        <w:r>
          <w:t xml:space="preserve"> se jedná o legální tah pomocí metody </w:t>
        </w:r>
        <w:proofErr w:type="spellStart"/>
        <w:r>
          <w:t>IsLegalMove</w:t>
        </w:r>
        <w:proofErr w:type="spellEnd"/>
        <w:r>
          <w:t>(). Pokud tah není možné uskutečnit, tak hra upozorní hráče a ten má možnost táhnout znovu.</w:t>
        </w:r>
      </w:ins>
      <w:ins w:id="991" w:author="Martin Urubek" w:date="2019-10-19T18:17:00Z">
        <w:r>
          <w:t xml:space="preserve"> </w:t>
        </w:r>
      </w:ins>
    </w:p>
    <w:p w14:paraId="2E48CBBB" w14:textId="73F94F57" w:rsidR="007002DD" w:rsidRDefault="007002DD" w:rsidP="007002DD">
      <w:pPr>
        <w:rPr>
          <w:ins w:id="992" w:author="Martin Urubek" w:date="2019-10-19T18:17:00Z"/>
        </w:rPr>
        <w:pPrChange w:id="993" w:author="Martin Urubek" w:date="2019-10-19T18:17:00Z">
          <w:pPr/>
        </w:pPrChange>
      </w:pPr>
      <w:ins w:id="994" w:author="Martin Urubek" w:date="2019-10-19T18:17:00Z">
        <w:r>
          <w:t>Osadníci mají možnost přeskakovat. Přeskakování funguje stejně jako pohyb</w:t>
        </w:r>
      </w:ins>
      <w:ins w:id="995" w:author="Martin Urubek" w:date="2019-10-19T18:18:00Z">
        <w:r>
          <w:t xml:space="preserve">. Pokud se cílové místo zvolí za </w:t>
        </w:r>
        <w:proofErr w:type="spellStart"/>
        <w:r>
          <w:t>idiánem</w:t>
        </w:r>
        <w:proofErr w:type="spellEnd"/>
        <w:r>
          <w:t>, kterého je možné přeskočit, tak se pohyb uskuteční a indián se odstraní ze hry.</w:t>
        </w:r>
      </w:ins>
    </w:p>
    <w:p w14:paraId="08F144DF" w14:textId="77777777" w:rsidR="007002DD" w:rsidRPr="007002DD" w:rsidRDefault="007002DD" w:rsidP="007002DD">
      <w:pPr>
        <w:pStyle w:val="Heading3"/>
        <w:rPr>
          <w:rPrChange w:id="996" w:author="Martin Urubek" w:date="2019-10-19T18:14:00Z">
            <w:rPr/>
          </w:rPrChange>
        </w:rPr>
        <w:pPrChange w:id="997" w:author="Martin Urubek" w:date="2019-10-19T18:17:00Z">
          <w:pPr/>
        </w:pPrChange>
      </w:pPr>
    </w:p>
    <w:sectPr w:rsidR="007002DD" w:rsidRPr="007002DD" w:rsidSect="00BA1D28">
      <w:headerReference w:type="default" r:id="rId12"/>
      <w:footerReference w:type="default" r:id="rId13"/>
      <w:headerReference w:type="first" r:id="rId14"/>
      <w:pgSz w:w="11906" w:h="16838" w:code="9"/>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49F43" w14:textId="77777777" w:rsidR="004A3342" w:rsidRDefault="004A3342">
      <w:r>
        <w:separator/>
      </w:r>
    </w:p>
    <w:p w14:paraId="4C3E920C" w14:textId="77777777" w:rsidR="004A3342" w:rsidRDefault="004A3342"/>
  </w:endnote>
  <w:endnote w:type="continuationSeparator" w:id="0">
    <w:p w14:paraId="1C3420D4" w14:textId="77777777" w:rsidR="004A3342" w:rsidRDefault="004A3342">
      <w:r>
        <w:continuationSeparator/>
      </w:r>
    </w:p>
    <w:p w14:paraId="16DC1652" w14:textId="77777777" w:rsidR="004A3342" w:rsidRDefault="004A33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left w:w="0" w:type="dxa"/>
        <w:right w:w="0" w:type="dxa"/>
      </w:tblCellMar>
      <w:tblLook w:val="0620" w:firstRow="1" w:lastRow="0" w:firstColumn="0" w:lastColumn="0" w:noHBand="1" w:noVBand="1"/>
      <w:tblDescription w:val="Tabulka zápatí s datem, názvem dokumentu a číslem stránky"/>
    </w:tblPr>
    <w:tblGrid>
      <w:gridCol w:w="2039"/>
      <w:gridCol w:w="5975"/>
      <w:gridCol w:w="1012"/>
    </w:tblGrid>
    <w:tr w:rsidR="00FC58C2" w14:paraId="16EF02D1" w14:textId="77777777" w:rsidTr="005A54FA">
      <w:tc>
        <w:tcPr>
          <w:tcW w:w="750" w:type="pct"/>
        </w:tcPr>
        <w:p w14:paraId="6EE8D581" w14:textId="7F77D92D" w:rsidR="00FC58C2" w:rsidRDefault="004A3342" w:rsidP="00547E56">
          <w:pPr>
            <w:pStyle w:val="Footer"/>
          </w:pPr>
          <w:sdt>
            <w:sdtPr>
              <w:alias w:val="Datum:"/>
              <w:tag w:val="Datum:"/>
              <w:id w:val="-581765881"/>
              <w:placeholder>
                <w:docPart w:val="51B6C950C9744D61A796999C795A0047"/>
              </w:placeholder>
              <w:dataBinding w:prefixMappings="xmlns:ns0='http://schemas.microsoft.com/office/2006/coverPageProps' " w:xpath="/ns0:CoverPageProperties[1]/ns0:CompanyFax[1]" w:storeItemID="{55AF091B-3C7A-41E3-B477-F2FDAA23CFDA}"/>
              <w15:appearance w15:val="hidden"/>
              <w:text/>
            </w:sdtPr>
            <w:sdtEndPr/>
            <w:sdtContent>
              <w:del w:id="1002" w:author="Martin Urubek" w:date="2019-08-11T16:21:00Z">
                <w:r w:rsidR="00D545B0" w:rsidDel="00482D32">
                  <w:delText>14.4.2019</w:delText>
                </w:r>
              </w:del>
              <w:ins w:id="1003" w:author="Martin Urubek" w:date="2019-10-19T14:10:00Z">
                <w:r w:rsidR="009D4542">
                  <w:t>19.10.2019</w:t>
                </w:r>
              </w:ins>
            </w:sdtContent>
          </w:sdt>
        </w:p>
      </w:tc>
      <w:tc>
        <w:tcPr>
          <w:tcW w:w="3500" w:type="pct"/>
        </w:tcPr>
        <w:sdt>
          <w:sdtPr>
            <w:alias w:val="Pozice:"/>
            <w:tag w:val="Pozice:"/>
            <w:id w:val="1369803302"/>
            <w:placeholder>
              <w:docPart w:val="1051B012588A4E059E95678B907244F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7553B922" w14:textId="0B0E06AF" w:rsidR="00FC58C2" w:rsidRDefault="008F180D" w:rsidP="00547E56">
              <w:pPr>
                <w:pStyle w:val="Footer"/>
                <w:jc w:val="center"/>
              </w:pPr>
              <w:del w:id="1004" w:author="Martin Urubek" w:date="2019-08-11T16:21:00Z">
                <w:r w:rsidDel="00482D32">
                  <w:delText>Dragon’s R</w:delText>
                </w:r>
                <w:r w:rsidR="0004020C" w:rsidDel="00482D32">
                  <w:delText>age</w:delText>
                </w:r>
              </w:del>
              <w:ins w:id="1005" w:author="Martin Urubek [2]" w:date="2019-04-15T01:04:00Z">
                <w:del w:id="1006" w:author="Martin Urubek" w:date="2019-08-11T16:21:00Z">
                  <w:r w:rsidR="00FE57AF" w:rsidDel="00482D32">
                    <w:delText>Dragon’s fury</w:delText>
                  </w:r>
                </w:del>
              </w:ins>
              <w:ins w:id="1007" w:author="Martin Urubek" w:date="2019-10-19T14:10:00Z">
                <w:r w:rsidR="009D4542">
                  <w:t>Divoký západ</w:t>
                </w:r>
              </w:ins>
            </w:p>
          </w:sdtContent>
        </w:sdt>
      </w:tc>
      <w:tc>
        <w:tcPr>
          <w:tcW w:w="750" w:type="pct"/>
        </w:tcPr>
        <w:p w14:paraId="27F2568C" w14:textId="77777777" w:rsidR="00FC58C2" w:rsidRDefault="004F0E9B" w:rsidP="00547E56">
          <w:pPr>
            <w:pStyle w:val="Footer"/>
            <w:jc w:val="right"/>
          </w:pPr>
          <w:r>
            <w:rPr>
              <w:lang w:bidi="cs-CZ"/>
            </w:rPr>
            <w:fldChar w:fldCharType="begin"/>
          </w:r>
          <w:r>
            <w:rPr>
              <w:lang w:bidi="cs-CZ"/>
            </w:rPr>
            <w:instrText xml:space="preserve"> PAGE   \* MERGEFORMAT </w:instrText>
          </w:r>
          <w:r>
            <w:rPr>
              <w:lang w:bidi="cs-CZ"/>
            </w:rPr>
            <w:fldChar w:fldCharType="separate"/>
          </w:r>
          <w:r w:rsidR="003A4670">
            <w:rPr>
              <w:noProof/>
              <w:lang w:bidi="cs-CZ"/>
            </w:rPr>
            <w:t>6</w:t>
          </w:r>
          <w:r>
            <w:rPr>
              <w:noProof/>
              <w:lang w:bidi="cs-CZ"/>
            </w:rPr>
            <w:fldChar w:fldCharType="end"/>
          </w:r>
        </w:p>
      </w:tc>
    </w:tr>
  </w:tbl>
  <w:p w14:paraId="6A4BCA1D" w14:textId="77777777" w:rsidR="00FC58C2" w:rsidRDefault="00FC58C2">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83E26B" w14:textId="77777777" w:rsidR="004A3342" w:rsidRDefault="004A3342">
      <w:r>
        <w:separator/>
      </w:r>
    </w:p>
    <w:p w14:paraId="7D91EF72" w14:textId="77777777" w:rsidR="004A3342" w:rsidRDefault="004A3342"/>
  </w:footnote>
  <w:footnote w:type="continuationSeparator" w:id="0">
    <w:p w14:paraId="10211F34" w14:textId="77777777" w:rsidR="004A3342" w:rsidRDefault="004A3342">
      <w:r>
        <w:continuationSeparator/>
      </w:r>
    </w:p>
    <w:p w14:paraId="61B6C722" w14:textId="77777777" w:rsidR="004A3342" w:rsidRDefault="004A334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4228C" w14:textId="0AAE1048" w:rsidR="009D4542" w:rsidRDefault="00D85680" w:rsidP="009D4542">
    <w:pPr>
      <w:pStyle w:val="Header"/>
    </w:pPr>
    <w:del w:id="998" w:author="Martin Urubek" w:date="2019-08-11T16:21:00Z">
      <w:r w:rsidDel="00482D32">
        <w:delText>Team Dragon’s Rage</w:delText>
      </w:r>
    </w:del>
    <w:ins w:id="999" w:author="Martin Urubek [2]" w:date="2019-04-15T01:04:00Z">
      <w:del w:id="1000" w:author="Martin Urubek" w:date="2019-08-11T16:21:00Z">
        <w:r w:rsidR="00FE57AF" w:rsidDel="00482D32">
          <w:delText>Fury</w:delText>
        </w:r>
      </w:del>
    </w:ins>
    <w:ins w:id="1001" w:author="Martin Urubek" w:date="2019-10-19T14:14:00Z">
      <w:r w:rsidR="009D4542">
        <w:t>Divoký západ</w: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B061D" w14:textId="77777777" w:rsidR="00A94C93" w:rsidRDefault="00A638EC">
    <w:pPr>
      <w:pStyle w:val="Header"/>
    </w:pPr>
    <w:r>
      <w:rPr>
        <w:noProof/>
        <w:lang w:val="en-US" w:eastAsia="en-US"/>
      </w:rPr>
      <mc:AlternateContent>
        <mc:Choice Requires="wpg">
          <w:drawing>
            <wp:anchor distT="0" distB="0" distL="114300" distR="114300" simplePos="0" relativeHeight="251659264" behindDoc="0" locked="1" layoutInCell="1" allowOverlap="1" wp14:anchorId="162D2AFC" wp14:editId="5DD6BF64">
              <wp:simplePos x="0" y="0"/>
              <wp:positionH relativeFrom="page">
                <wp:posOffset>352425</wp:posOffset>
              </wp:positionH>
              <wp:positionV relativeFrom="page">
                <wp:posOffset>457200</wp:posOffset>
              </wp:positionV>
              <wp:extent cx="228600" cy="9144000"/>
              <wp:effectExtent l="0" t="0" r="3175" b="635"/>
              <wp:wrapNone/>
              <wp:docPr id="1" name="Skupina 1" descr="Ozdobná postranní lišta"/>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Obdélník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Obdélník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8222097" id="Skupina 1" o:spid="_x0000_s1026" alt="Ozdobná postranní lišta"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">
              <v:rect id="Obdélník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Obdélník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" fillcolor="#94b6d2 [3204]" stroked="f" strokeweight="1pt">
                <v:path arrowok="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D1391E"/>
    <w:multiLevelType w:val="hybridMultilevel"/>
    <w:tmpl w:val="CC44FC9C"/>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1" w15:restartNumberingAfterBreak="0">
    <w:nsid w:val="19186241"/>
    <w:multiLevelType w:val="hybridMultilevel"/>
    <w:tmpl w:val="2C44A2D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1"/>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tin Urubek">
    <w15:presenceInfo w15:providerId="AD" w15:userId="S::xurubek@mendelu.cz::dda9c58d-f574-407b-b324-cb6d13d00969"/>
  </w15:person>
  <w15:person w15:author="Martin Urubek [2]">
    <w15:presenceInfo w15:providerId="Windows Live" w15:userId="3e05a6ace4d6f1d7"/>
  </w15:person>
  <w15:person w15:author="Martin">
    <w15:presenceInfo w15:providerId="None" w15:userId="Mart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attachedTemplate r:id="rId1"/>
  <w:trackRevisions/>
  <w:documentProtection w:edit="trackedChanges" w:enforcement="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498"/>
    <w:rsid w:val="00000E54"/>
    <w:rsid w:val="00027857"/>
    <w:rsid w:val="00037B5A"/>
    <w:rsid w:val="0004020C"/>
    <w:rsid w:val="0004773C"/>
    <w:rsid w:val="00060ACE"/>
    <w:rsid w:val="000650AC"/>
    <w:rsid w:val="000758B2"/>
    <w:rsid w:val="000908E7"/>
    <w:rsid w:val="000972E1"/>
    <w:rsid w:val="000B3702"/>
    <w:rsid w:val="000B437C"/>
    <w:rsid w:val="00127CB8"/>
    <w:rsid w:val="00132FFC"/>
    <w:rsid w:val="00185FFF"/>
    <w:rsid w:val="001912B2"/>
    <w:rsid w:val="001B3961"/>
    <w:rsid w:val="001E44CC"/>
    <w:rsid w:val="0021763F"/>
    <w:rsid w:val="00235171"/>
    <w:rsid w:val="00241DD0"/>
    <w:rsid w:val="00290347"/>
    <w:rsid w:val="002A0044"/>
    <w:rsid w:val="002D4A00"/>
    <w:rsid w:val="003031FE"/>
    <w:rsid w:val="003060BA"/>
    <w:rsid w:val="00310A63"/>
    <w:rsid w:val="00310DFA"/>
    <w:rsid w:val="00312224"/>
    <w:rsid w:val="00327B8D"/>
    <w:rsid w:val="0033083A"/>
    <w:rsid w:val="003415C4"/>
    <w:rsid w:val="00343AC4"/>
    <w:rsid w:val="003A445F"/>
    <w:rsid w:val="003A4670"/>
    <w:rsid w:val="003A4FE1"/>
    <w:rsid w:val="003C0801"/>
    <w:rsid w:val="003F1291"/>
    <w:rsid w:val="003F2E6A"/>
    <w:rsid w:val="003F5F56"/>
    <w:rsid w:val="003F66FA"/>
    <w:rsid w:val="004224CB"/>
    <w:rsid w:val="00423B8A"/>
    <w:rsid w:val="00431670"/>
    <w:rsid w:val="00433268"/>
    <w:rsid w:val="0044621E"/>
    <w:rsid w:val="00474746"/>
    <w:rsid w:val="0048196E"/>
    <w:rsid w:val="00482D32"/>
    <w:rsid w:val="004A3342"/>
    <w:rsid w:val="004B2A7D"/>
    <w:rsid w:val="004B64C4"/>
    <w:rsid w:val="004C7488"/>
    <w:rsid w:val="004D21A0"/>
    <w:rsid w:val="004D4727"/>
    <w:rsid w:val="004D5282"/>
    <w:rsid w:val="004E10DC"/>
    <w:rsid w:val="004F0E9B"/>
    <w:rsid w:val="004F14E5"/>
    <w:rsid w:val="00513072"/>
    <w:rsid w:val="00536BA3"/>
    <w:rsid w:val="00547E56"/>
    <w:rsid w:val="00567BE5"/>
    <w:rsid w:val="005A33CB"/>
    <w:rsid w:val="005A3B63"/>
    <w:rsid w:val="005A54FA"/>
    <w:rsid w:val="005B2EAF"/>
    <w:rsid w:val="005B3755"/>
    <w:rsid w:val="005D599F"/>
    <w:rsid w:val="005D6D4B"/>
    <w:rsid w:val="005E1DEF"/>
    <w:rsid w:val="005E73DB"/>
    <w:rsid w:val="00601B84"/>
    <w:rsid w:val="00604B52"/>
    <w:rsid w:val="00620F54"/>
    <w:rsid w:val="00665396"/>
    <w:rsid w:val="006729AB"/>
    <w:rsid w:val="00674498"/>
    <w:rsid w:val="006B12F6"/>
    <w:rsid w:val="006C3D91"/>
    <w:rsid w:val="006E67C4"/>
    <w:rsid w:val="006F0082"/>
    <w:rsid w:val="006F2718"/>
    <w:rsid w:val="007002DD"/>
    <w:rsid w:val="00736159"/>
    <w:rsid w:val="00770BDC"/>
    <w:rsid w:val="00771919"/>
    <w:rsid w:val="00774E5C"/>
    <w:rsid w:val="007C527D"/>
    <w:rsid w:val="007D1047"/>
    <w:rsid w:val="007D5B64"/>
    <w:rsid w:val="007D770B"/>
    <w:rsid w:val="007F4B9C"/>
    <w:rsid w:val="007F6D58"/>
    <w:rsid w:val="0080147B"/>
    <w:rsid w:val="00802C23"/>
    <w:rsid w:val="008400AB"/>
    <w:rsid w:val="00870FB8"/>
    <w:rsid w:val="008E54F1"/>
    <w:rsid w:val="008F180D"/>
    <w:rsid w:val="008F26AA"/>
    <w:rsid w:val="008F6A45"/>
    <w:rsid w:val="0090428B"/>
    <w:rsid w:val="00950579"/>
    <w:rsid w:val="009670DF"/>
    <w:rsid w:val="009857EE"/>
    <w:rsid w:val="00990158"/>
    <w:rsid w:val="009937CF"/>
    <w:rsid w:val="009A4861"/>
    <w:rsid w:val="009B4C1F"/>
    <w:rsid w:val="009C22B6"/>
    <w:rsid w:val="009C5C3B"/>
    <w:rsid w:val="009C6C7E"/>
    <w:rsid w:val="009C6CF1"/>
    <w:rsid w:val="009D4542"/>
    <w:rsid w:val="00A10202"/>
    <w:rsid w:val="00A26ED9"/>
    <w:rsid w:val="00A3728C"/>
    <w:rsid w:val="00A616D6"/>
    <w:rsid w:val="00A638EC"/>
    <w:rsid w:val="00A94C93"/>
    <w:rsid w:val="00AA133F"/>
    <w:rsid w:val="00AC2C34"/>
    <w:rsid w:val="00AC55C2"/>
    <w:rsid w:val="00AE3F76"/>
    <w:rsid w:val="00AF32DE"/>
    <w:rsid w:val="00B11424"/>
    <w:rsid w:val="00B13172"/>
    <w:rsid w:val="00B1559E"/>
    <w:rsid w:val="00B55E3F"/>
    <w:rsid w:val="00B60850"/>
    <w:rsid w:val="00B62AF3"/>
    <w:rsid w:val="00BA1D28"/>
    <w:rsid w:val="00BB0EDD"/>
    <w:rsid w:val="00BC5DED"/>
    <w:rsid w:val="00BC67AE"/>
    <w:rsid w:val="00BE0195"/>
    <w:rsid w:val="00BE6776"/>
    <w:rsid w:val="00CE4152"/>
    <w:rsid w:val="00CE4A40"/>
    <w:rsid w:val="00D51020"/>
    <w:rsid w:val="00D5350B"/>
    <w:rsid w:val="00D545B0"/>
    <w:rsid w:val="00D71EDE"/>
    <w:rsid w:val="00D85680"/>
    <w:rsid w:val="00DD2C13"/>
    <w:rsid w:val="00E04FFB"/>
    <w:rsid w:val="00E07F62"/>
    <w:rsid w:val="00E166C0"/>
    <w:rsid w:val="00E55E92"/>
    <w:rsid w:val="00E613D5"/>
    <w:rsid w:val="00E67A92"/>
    <w:rsid w:val="00E73A31"/>
    <w:rsid w:val="00E87BBF"/>
    <w:rsid w:val="00EB6655"/>
    <w:rsid w:val="00ED754E"/>
    <w:rsid w:val="00F063FF"/>
    <w:rsid w:val="00F4019E"/>
    <w:rsid w:val="00F9069F"/>
    <w:rsid w:val="00F910FD"/>
    <w:rsid w:val="00F95387"/>
    <w:rsid w:val="00FA0AE5"/>
    <w:rsid w:val="00FA320E"/>
    <w:rsid w:val="00FC58C2"/>
    <w:rsid w:val="00FE57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E0694A"/>
  <w15:chartTrackingRefBased/>
  <w15:docId w15:val="{721C5F2B-1382-4C17-A8BD-8174BD713C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2"/>
        <w:sz w:val="22"/>
        <w:szCs w:val="22"/>
        <w:lang w:val="cs-CZ" w:eastAsia="ja-JP" w:bidi="ar-SA"/>
        <w14:ligatures w14:val="standard"/>
      </w:rPr>
    </w:rPrDefault>
    <w:pPrDefault>
      <w:pPr>
        <w:spacing w:after="240" w:line="252"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3031FE"/>
    <w:pPr>
      <w:keepNext/>
      <w:keepLines/>
      <w:pageBreakBefore/>
      <w:pBdr>
        <w:bottom w:val="single" w:sz="4" w:space="1" w:color="auto"/>
      </w:pBdr>
      <w:spacing w:after="40"/>
      <w:outlineLvl w:val="0"/>
      <w:pPrChange w:id="0" w:author="Martin Urubek" w:date="2019-10-19T14:19:00Z">
        <w:pPr>
          <w:keepNext/>
          <w:keepLines/>
          <w:pageBreakBefore/>
          <w:spacing w:before="120" w:after="40"/>
          <w:ind w:left="72" w:right="72"/>
          <w:outlineLvl w:val="0"/>
        </w:pPr>
      </w:pPrChange>
    </w:pPr>
    <w:rPr>
      <w:rFonts w:asciiTheme="majorHAnsi" w:eastAsiaTheme="majorEastAsia" w:hAnsiTheme="majorHAnsi" w:cstheme="majorBidi"/>
      <w:caps/>
      <w:color w:val="355D7E" w:themeColor="accent1" w:themeShade="80"/>
      <w:sz w:val="48"/>
      <w:szCs w:val="28"/>
      <w:rPrChange w:id="0" w:author="Martin Urubek" w:date="2019-10-19T14:19:00Z">
        <w:rPr>
          <w:rFonts w:asciiTheme="majorHAnsi" w:eastAsiaTheme="majorEastAsia" w:hAnsiTheme="majorHAnsi" w:cstheme="majorBidi"/>
          <w:caps/>
          <w:color w:val="355D7E" w:themeColor="accent1" w:themeShade="80"/>
          <w:kern w:val="22"/>
          <w:sz w:val="48"/>
          <w:szCs w:val="28"/>
          <w:lang w:val="cs-CZ" w:eastAsia="ja-JP" w:bidi="ar-SA"/>
          <w14:ligatures w14:val="standard"/>
        </w:rPr>
      </w:rPrChange>
    </w:rPr>
  </w:style>
  <w:style w:type="paragraph" w:styleId="Heading2">
    <w:name w:val="heading 2"/>
    <w:basedOn w:val="Normal"/>
    <w:next w:val="Normal"/>
    <w:link w:val="Heading2Char"/>
    <w:uiPriority w:val="1"/>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3031FE"/>
    <w:rPr>
      <w:rFonts w:asciiTheme="majorHAnsi" w:eastAsiaTheme="majorEastAsia" w:hAnsiTheme="majorHAnsi" w:cstheme="majorBidi"/>
      <w:caps/>
      <w:color w:val="355D7E" w:themeColor="accent1" w:themeShade="80"/>
      <w:sz w:val="4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Bezohranien">
    <w:name w:val="Bez ohraničení"/>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Kontaktndaje">
    <w:name w:val="Kontaktní údaje"/>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Podpis1">
    <w:name w:val="Podpis1"/>
    <w:basedOn w:val="Normal"/>
    <w:uiPriority w:val="1"/>
    <w:qFormat/>
    <w:pPr>
      <w:jc w:val="center"/>
    </w:pPr>
    <w:rPr>
      <w:sz w:val="20"/>
      <w:szCs w:val="20"/>
    </w:rPr>
  </w:style>
  <w:style w:type="paragraph" w:customStyle="1" w:styleId="Zarovnnvpravo">
    <w:name w:val="Zarovnání vpravo"/>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Nevyeenzmnka1">
    <w:name w:val="Nevyřešená zmínka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HTMLPreformatted">
    <w:name w:val="HTML Preformatted"/>
    <w:basedOn w:val="Normal"/>
    <w:link w:val="HTMLPreformattedChar"/>
    <w:uiPriority w:val="99"/>
    <w:semiHidden/>
    <w:unhideWhenUsed/>
    <w:rsid w:val="00CE4A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left="0" w:right="0"/>
    </w:pPr>
    <w:rPr>
      <w:rFonts w:ascii="Courier New" w:eastAsia="Times New Roman" w:hAnsi="Courier New" w:cs="Courier New"/>
      <w:kern w:val="0"/>
      <w:sz w:val="20"/>
      <w:szCs w:val="20"/>
      <w:lang w:eastAsia="cs-CZ"/>
      <w14:ligatures w14:val="none"/>
    </w:rPr>
  </w:style>
  <w:style w:type="character" w:customStyle="1" w:styleId="HTMLPreformattedChar">
    <w:name w:val="HTML Preformatted Char"/>
    <w:basedOn w:val="DefaultParagraphFont"/>
    <w:link w:val="HTMLPreformatted"/>
    <w:uiPriority w:val="99"/>
    <w:semiHidden/>
    <w:rsid w:val="00CE4A40"/>
    <w:rPr>
      <w:rFonts w:ascii="Courier New" w:eastAsia="Times New Roman" w:hAnsi="Courier New" w:cs="Courier New"/>
      <w:kern w:val="0"/>
      <w:sz w:val="20"/>
      <w:szCs w:val="20"/>
      <w:lang w:eastAsia="cs-CZ"/>
      <w14:ligatures w14:val="none"/>
    </w:rPr>
  </w:style>
  <w:style w:type="paragraph" w:styleId="BalloonText">
    <w:name w:val="Balloon Text"/>
    <w:basedOn w:val="Normal"/>
    <w:link w:val="BalloonTextChar"/>
    <w:uiPriority w:val="99"/>
    <w:semiHidden/>
    <w:unhideWhenUsed/>
    <w:rsid w:val="00A26ED9"/>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6ED9"/>
    <w:rPr>
      <w:rFonts w:ascii="Segoe UI" w:hAnsi="Segoe UI" w:cs="Segoe UI"/>
      <w:sz w:val="18"/>
      <w:szCs w:val="18"/>
    </w:rPr>
  </w:style>
  <w:style w:type="paragraph" w:styleId="Revision">
    <w:name w:val="Revision"/>
    <w:hidden/>
    <w:uiPriority w:val="99"/>
    <w:semiHidden/>
    <w:rsid w:val="000B3702"/>
    <w:pPr>
      <w:spacing w:after="0" w:line="240" w:lineRule="auto"/>
    </w:pPr>
  </w:style>
  <w:style w:type="paragraph" w:styleId="ListParagraph">
    <w:name w:val="List Paragraph"/>
    <w:basedOn w:val="Normal"/>
    <w:uiPriority w:val="34"/>
    <w:unhideWhenUsed/>
    <w:qFormat/>
    <w:rsid w:val="009C5C3B"/>
    <w:pPr>
      <w:ind w:left="720"/>
      <w:contextualSpacing/>
    </w:pPr>
  </w:style>
  <w:style w:type="character" w:customStyle="1" w:styleId="wrapperhover-1gktnt">
    <w:name w:val="wrapperhover-1gktnt"/>
    <w:basedOn w:val="DefaultParagraphFont"/>
    <w:rsid w:val="00343A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6461455">
      <w:bodyDiv w:val="1"/>
      <w:marLeft w:val="0"/>
      <w:marRight w:val="0"/>
      <w:marTop w:val="0"/>
      <w:marBottom w:val="0"/>
      <w:divBdr>
        <w:top w:val="none" w:sz="0" w:space="0" w:color="auto"/>
        <w:left w:val="none" w:sz="0" w:space="0" w:color="auto"/>
        <w:bottom w:val="none" w:sz="0" w:space="0" w:color="auto"/>
        <w:right w:val="none" w:sz="0" w:space="0" w:color="auto"/>
      </w:divBdr>
    </w:div>
    <w:div w:id="965695882">
      <w:bodyDiv w:val="1"/>
      <w:marLeft w:val="0"/>
      <w:marRight w:val="0"/>
      <w:marTop w:val="0"/>
      <w:marBottom w:val="0"/>
      <w:divBdr>
        <w:top w:val="none" w:sz="0" w:space="0" w:color="auto"/>
        <w:left w:val="none" w:sz="0" w:space="0" w:color="auto"/>
        <w:bottom w:val="none" w:sz="0" w:space="0" w:color="auto"/>
        <w:right w:val="none" w:sz="0" w:space="0" w:color="auto"/>
      </w:divBdr>
    </w:div>
    <w:div w:id="1289706563">
      <w:bodyDiv w:val="1"/>
      <w:marLeft w:val="0"/>
      <w:marRight w:val="0"/>
      <w:marTop w:val="0"/>
      <w:marBottom w:val="0"/>
      <w:divBdr>
        <w:top w:val="none" w:sz="0" w:space="0" w:color="auto"/>
        <w:left w:val="none" w:sz="0" w:space="0" w:color="auto"/>
        <w:bottom w:val="none" w:sz="0" w:space="0" w:color="auto"/>
        <w:right w:val="none" w:sz="0" w:space="0" w:color="auto"/>
      </w:divBdr>
    </w:div>
    <w:div w:id="1708406447">
      <w:bodyDiv w:val="1"/>
      <w:marLeft w:val="0"/>
      <w:marRight w:val="0"/>
      <w:marTop w:val="0"/>
      <w:marBottom w:val="0"/>
      <w:divBdr>
        <w:top w:val="none" w:sz="0" w:space="0" w:color="auto"/>
        <w:left w:val="none" w:sz="0" w:space="0" w:color="auto"/>
        <w:bottom w:val="none" w:sz="0" w:space="0" w:color="auto"/>
        <w:right w:val="none" w:sz="0" w:space="0" w:color="auto"/>
      </w:divBdr>
    </w:div>
    <w:div w:id="1828203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352;ablony\Taktick&#253;%20firemn&#237;%20marketingov&#253;%20pl&#225;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307F02A999E4FA5A700D6F691AC9C27"/>
        <w:category>
          <w:name w:val="Obecné"/>
          <w:gallery w:val="placeholder"/>
        </w:category>
        <w:types>
          <w:type w:val="bbPlcHdr"/>
        </w:types>
        <w:behaviors>
          <w:behavior w:val="content"/>
        </w:behaviors>
        <w:guid w:val="{2CBBA54F-EC2B-4877-853F-D01B0BD60ABC}"/>
      </w:docPartPr>
      <w:docPartBody>
        <w:p w:rsidR="00C64AEA" w:rsidRDefault="000B56C1">
          <w:pPr>
            <w:pStyle w:val="F307F02A999E4FA5A700D6F691AC9C27"/>
          </w:pPr>
          <w:r w:rsidRPr="00BA1D28">
            <w:rPr>
              <w:noProof/>
              <w:lang w:bidi="cs-CZ"/>
            </w:rPr>
            <w:t>Datum</w:t>
          </w:r>
        </w:p>
      </w:docPartBody>
    </w:docPart>
    <w:docPart>
      <w:docPartPr>
        <w:name w:val="A02B123C60E148E0ADC52ED2786C9AF4"/>
        <w:category>
          <w:name w:val="Obecné"/>
          <w:gallery w:val="placeholder"/>
        </w:category>
        <w:types>
          <w:type w:val="bbPlcHdr"/>
        </w:types>
        <w:behaviors>
          <w:behavior w:val="content"/>
        </w:behaviors>
        <w:guid w:val="{CEDCD3B1-30D7-4CDC-8239-2DC1C88A9B7D}"/>
      </w:docPartPr>
      <w:docPartBody>
        <w:p w:rsidR="00C64AEA" w:rsidRDefault="000B56C1">
          <w:pPr>
            <w:pStyle w:val="A02B123C60E148E0ADC52ED2786C9AF4"/>
          </w:pPr>
          <w:r w:rsidRPr="00BA1D28">
            <w:rPr>
              <w:noProof/>
              <w:lang w:bidi="cs-CZ"/>
            </w:rPr>
            <w:t>Taktický marketingový plán</w:t>
          </w:r>
        </w:p>
      </w:docPartBody>
    </w:docPart>
    <w:docPart>
      <w:docPartPr>
        <w:name w:val="5C241ACC3BBE4362B79790EC8842386F"/>
        <w:category>
          <w:name w:val="Obecné"/>
          <w:gallery w:val="placeholder"/>
        </w:category>
        <w:types>
          <w:type w:val="bbPlcHdr"/>
        </w:types>
        <w:behaviors>
          <w:behavior w:val="content"/>
        </w:behaviors>
        <w:guid w:val="{E51F9D67-8234-49D7-A7FB-BFBE7AC9F26D}"/>
      </w:docPartPr>
      <w:docPartBody>
        <w:p w:rsidR="00C64AEA" w:rsidRDefault="000B56C1">
          <w:pPr>
            <w:pStyle w:val="5C241ACC3BBE4362B79790EC8842386F"/>
          </w:pPr>
          <w:r w:rsidRPr="00BA1D28">
            <w:rPr>
              <w:noProof/>
              <w:lang w:bidi="cs-CZ"/>
            </w:rPr>
            <w:t>Podtitul dokumentu</w:t>
          </w:r>
        </w:p>
      </w:docPartBody>
    </w:docPart>
    <w:docPart>
      <w:docPartPr>
        <w:name w:val="74884E1E8A9E48809A6696A5FCCEF2FA"/>
        <w:category>
          <w:name w:val="Obecné"/>
          <w:gallery w:val="placeholder"/>
        </w:category>
        <w:types>
          <w:type w:val="bbPlcHdr"/>
        </w:types>
        <w:behaviors>
          <w:behavior w:val="content"/>
        </w:behaviors>
        <w:guid w:val="{02C0D61E-D32D-41E9-A97E-EE99614F0521}"/>
      </w:docPartPr>
      <w:docPartBody>
        <w:p w:rsidR="00C64AEA" w:rsidRDefault="000B56C1">
          <w:pPr>
            <w:pStyle w:val="74884E1E8A9E48809A6696A5FCCEF2FA"/>
          </w:pPr>
          <w:r w:rsidRPr="00BA1D28">
            <w:rPr>
              <w:noProof/>
              <w:lang w:bidi="cs-CZ"/>
            </w:rPr>
            <w:t>Název společnosti</w:t>
          </w:r>
        </w:p>
      </w:docPartBody>
    </w:docPart>
    <w:docPart>
      <w:docPartPr>
        <w:name w:val="51B6C950C9744D61A796999C795A0047"/>
        <w:category>
          <w:name w:val="Obecné"/>
          <w:gallery w:val="placeholder"/>
        </w:category>
        <w:types>
          <w:type w:val="bbPlcHdr"/>
        </w:types>
        <w:behaviors>
          <w:behavior w:val="content"/>
        </w:behaviors>
        <w:guid w:val="{D6553E63-2573-4020-A4AE-069D270FA6E7}"/>
      </w:docPartPr>
      <w:docPartBody>
        <w:p w:rsidR="00C64AEA" w:rsidRDefault="000B56C1">
          <w:pPr>
            <w:pStyle w:val="51B6C950C9744D61A796999C795A0047"/>
          </w:pPr>
          <w:r w:rsidRPr="00BA1D28">
            <w:rPr>
              <w:noProof/>
              <w:lang w:bidi="cs-CZ"/>
            </w:rPr>
            <w:t>Definujte propagační nabídku.</w:t>
          </w:r>
        </w:p>
      </w:docPartBody>
    </w:docPart>
    <w:docPart>
      <w:docPartPr>
        <w:name w:val="1051B012588A4E059E95678B907244FA"/>
        <w:category>
          <w:name w:val="Obecné"/>
          <w:gallery w:val="placeholder"/>
        </w:category>
        <w:types>
          <w:type w:val="bbPlcHdr"/>
        </w:types>
        <w:behaviors>
          <w:behavior w:val="content"/>
        </w:behaviors>
        <w:guid w:val="{D43887F6-7D55-4F90-B739-D61DC24FC308}"/>
      </w:docPartPr>
      <w:docPartBody>
        <w:p w:rsidR="00C64AEA" w:rsidRDefault="000B56C1">
          <w:pPr>
            <w:pStyle w:val="1051B012588A4E059E95678B907244FA"/>
          </w:pPr>
          <w:r w:rsidRPr="00BA1D28">
            <w:rPr>
              <w:noProof/>
              <w:lang w:bidi="cs-CZ"/>
            </w:rPr>
            <w:t>Proces</w:t>
          </w:r>
        </w:p>
      </w:docPartBody>
    </w:docPart>
    <w:docPart>
      <w:docPartPr>
        <w:name w:val="AAF6F23A74164F0C9E783C9B2A425606"/>
        <w:category>
          <w:name w:val="Obecné"/>
          <w:gallery w:val="placeholder"/>
        </w:category>
        <w:types>
          <w:type w:val="bbPlcHdr"/>
        </w:types>
        <w:behaviors>
          <w:behavior w:val="content"/>
        </w:behaviors>
        <w:guid w:val="{78125012-9AE6-4AD6-8780-1CD12990EE70}"/>
      </w:docPartPr>
      <w:docPartBody>
        <w:p w:rsidR="00C64AEA" w:rsidRDefault="000B56C1">
          <w:pPr>
            <w:pStyle w:val="AAF6F23A74164F0C9E783C9B2A425606"/>
          </w:pPr>
          <w:r w:rsidRPr="00BA1D28">
            <w:rPr>
              <w:noProof/>
              <w:lang w:bidi="cs-CZ"/>
            </w:rPr>
            <w:t>Proces a kritéria hodnocení příležitostí</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EE"/>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56C1"/>
    <w:rsid w:val="000B56C1"/>
    <w:rsid w:val="001F3F51"/>
    <w:rsid w:val="00312985"/>
    <w:rsid w:val="005004C0"/>
    <w:rsid w:val="006B1FBE"/>
    <w:rsid w:val="00743CAA"/>
    <w:rsid w:val="0076396D"/>
    <w:rsid w:val="007B00D4"/>
    <w:rsid w:val="00C64AEA"/>
    <w:rsid w:val="00D97A87"/>
    <w:rsid w:val="00DB54E9"/>
    <w:rsid w:val="00E8229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2A4BF546D444BC39F837FF44FFD7CB6">
    <w:name w:val="F2A4BF546D444BC39F837FF44FFD7CB6"/>
  </w:style>
  <w:style w:type="paragraph" w:customStyle="1" w:styleId="7050BCC855C8473A86A1DAB9A5389E70">
    <w:name w:val="7050BCC855C8473A86A1DAB9A5389E70"/>
  </w:style>
  <w:style w:type="paragraph" w:customStyle="1" w:styleId="F307F02A999E4FA5A700D6F691AC9C27">
    <w:name w:val="F307F02A999E4FA5A700D6F691AC9C27"/>
  </w:style>
  <w:style w:type="paragraph" w:customStyle="1" w:styleId="A02B123C60E148E0ADC52ED2786C9AF4">
    <w:name w:val="A02B123C60E148E0ADC52ED2786C9AF4"/>
  </w:style>
  <w:style w:type="paragraph" w:customStyle="1" w:styleId="5C241ACC3BBE4362B79790EC8842386F">
    <w:name w:val="5C241ACC3BBE4362B79790EC8842386F"/>
  </w:style>
  <w:style w:type="paragraph" w:customStyle="1" w:styleId="25DD681684E742B28A17F6263C6E333E">
    <w:name w:val="25DD681684E742B28A17F6263C6E333E"/>
  </w:style>
  <w:style w:type="paragraph" w:customStyle="1" w:styleId="CE40FE1831AD4759A49D141F47049D3E">
    <w:name w:val="CE40FE1831AD4759A49D141F47049D3E"/>
  </w:style>
  <w:style w:type="paragraph" w:customStyle="1" w:styleId="74884E1E8A9E48809A6696A5FCCEF2FA">
    <w:name w:val="74884E1E8A9E48809A6696A5FCCEF2FA"/>
  </w:style>
  <w:style w:type="paragraph" w:customStyle="1" w:styleId="0E1228DE8789458FA7C72A957C61A589">
    <w:name w:val="0E1228DE8789458FA7C72A957C61A589"/>
  </w:style>
  <w:style w:type="paragraph" w:customStyle="1" w:styleId="989225C5A8FA41DEABDCC4A856AC336B">
    <w:name w:val="989225C5A8FA41DEABDCC4A856AC336B"/>
  </w:style>
  <w:style w:type="character" w:styleId="Emphasis">
    <w:name w:val="Emphasis"/>
    <w:basedOn w:val="DefaultParagraphFont"/>
    <w:uiPriority w:val="20"/>
    <w:rPr>
      <w:i/>
      <w:iCs/>
      <w:color w:val="595959" w:themeColor="text1" w:themeTint="A6"/>
    </w:rPr>
  </w:style>
  <w:style w:type="paragraph" w:customStyle="1" w:styleId="4972476965094C269EB75976D8873B5E">
    <w:name w:val="4972476965094C269EB75976D8873B5E"/>
  </w:style>
  <w:style w:type="paragraph" w:customStyle="1" w:styleId="3E004904AF424D5C884669F61E8FB116">
    <w:name w:val="3E004904AF424D5C884669F61E8FB116"/>
  </w:style>
  <w:style w:type="paragraph" w:customStyle="1" w:styleId="C0D65C24181F4255B370B29C8D84560D">
    <w:name w:val="C0D65C24181F4255B370B29C8D84560D"/>
  </w:style>
  <w:style w:type="paragraph" w:customStyle="1" w:styleId="C5AE0E87519E47489684531AF00CF484">
    <w:name w:val="C5AE0E87519E47489684531AF00CF484"/>
  </w:style>
  <w:style w:type="paragraph" w:customStyle="1" w:styleId="71FBB1535917406CAAB7839B82314334">
    <w:name w:val="71FBB1535917406CAAB7839B82314334"/>
  </w:style>
  <w:style w:type="paragraph" w:customStyle="1" w:styleId="1719BBF463444005A2600EE5EB04B002">
    <w:name w:val="1719BBF463444005A2600EE5EB04B002"/>
  </w:style>
  <w:style w:type="paragraph" w:customStyle="1" w:styleId="12F25CC0575D418DA1F360D0529C9390">
    <w:name w:val="12F25CC0575D418DA1F360D0529C9390"/>
  </w:style>
  <w:style w:type="paragraph" w:customStyle="1" w:styleId="B3321D62CC2D4CB38FE1701DE605EAEE">
    <w:name w:val="B3321D62CC2D4CB38FE1701DE605EAEE"/>
  </w:style>
  <w:style w:type="paragraph" w:customStyle="1" w:styleId="460E91A4250240BB9EA2B64E3E78BC6E">
    <w:name w:val="460E91A4250240BB9EA2B64E3E78BC6E"/>
  </w:style>
  <w:style w:type="paragraph" w:customStyle="1" w:styleId="0C66F119BA6D41F8A5B113D5750C94B1">
    <w:name w:val="0C66F119BA6D41F8A5B113D5750C94B1"/>
  </w:style>
  <w:style w:type="paragraph" w:customStyle="1" w:styleId="07C78F14D3BA4AD7A7356C7ADBB4FE5E">
    <w:name w:val="07C78F14D3BA4AD7A7356C7ADBB4FE5E"/>
  </w:style>
  <w:style w:type="paragraph" w:customStyle="1" w:styleId="5C24869E9D034C4CAFC702974DC67EBA">
    <w:name w:val="5C24869E9D034C4CAFC702974DC67EBA"/>
  </w:style>
  <w:style w:type="paragraph" w:customStyle="1" w:styleId="39AFC5FB4BC947788DB5D4EAC461BA66">
    <w:name w:val="39AFC5FB4BC947788DB5D4EAC461BA66"/>
  </w:style>
  <w:style w:type="paragraph" w:customStyle="1" w:styleId="F079AF8A4B534C92A49A0F505BD8C32D">
    <w:name w:val="F079AF8A4B534C92A49A0F505BD8C32D"/>
  </w:style>
  <w:style w:type="paragraph" w:customStyle="1" w:styleId="A7D8B60E1C284F66B62AEA8372983997">
    <w:name w:val="A7D8B60E1C284F66B62AEA8372983997"/>
  </w:style>
  <w:style w:type="paragraph" w:customStyle="1" w:styleId="B7A05ADD7448421AA603425772FE4C3F">
    <w:name w:val="B7A05ADD7448421AA603425772FE4C3F"/>
  </w:style>
  <w:style w:type="paragraph" w:customStyle="1" w:styleId="0A97CFE6B3AC46AFA4FB3CCF18AD02D8">
    <w:name w:val="0A97CFE6B3AC46AFA4FB3CCF18AD02D8"/>
  </w:style>
  <w:style w:type="paragraph" w:customStyle="1" w:styleId="5853DA03A8E9468B9851EEE18CDA6C46">
    <w:name w:val="5853DA03A8E9468B9851EEE18CDA6C46"/>
  </w:style>
  <w:style w:type="paragraph" w:customStyle="1" w:styleId="C07F82C947C44E7CAE7A1FA0EA75F10E">
    <w:name w:val="C07F82C947C44E7CAE7A1FA0EA75F10E"/>
  </w:style>
  <w:style w:type="paragraph" w:customStyle="1" w:styleId="D705F52ADC684F2EB12EC3C79E84C780">
    <w:name w:val="D705F52ADC684F2EB12EC3C79E84C780"/>
  </w:style>
  <w:style w:type="paragraph" w:customStyle="1" w:styleId="B7FC9EE5ABEF408680266A512A57BA2C">
    <w:name w:val="B7FC9EE5ABEF408680266A512A57BA2C"/>
  </w:style>
  <w:style w:type="paragraph" w:customStyle="1" w:styleId="622719857E5549B8BBF72E94DD43D348">
    <w:name w:val="622719857E5549B8BBF72E94DD43D348"/>
  </w:style>
  <w:style w:type="paragraph" w:customStyle="1" w:styleId="F765E15E88634087B0361BC974CF8C27">
    <w:name w:val="F765E15E88634087B0361BC974CF8C27"/>
  </w:style>
  <w:style w:type="paragraph" w:customStyle="1" w:styleId="11892CFA985245D09FCAF43646DB6068">
    <w:name w:val="11892CFA985245D09FCAF43646DB6068"/>
  </w:style>
  <w:style w:type="paragraph" w:customStyle="1" w:styleId="322B9F91B7AD4F9494E913C0EAD4C13F">
    <w:name w:val="322B9F91B7AD4F9494E913C0EAD4C13F"/>
  </w:style>
  <w:style w:type="paragraph" w:customStyle="1" w:styleId="51B6C950C9744D61A796999C795A0047">
    <w:name w:val="51B6C950C9744D61A796999C795A0047"/>
  </w:style>
  <w:style w:type="paragraph" w:customStyle="1" w:styleId="1051B012588A4E059E95678B907244FA">
    <w:name w:val="1051B012588A4E059E95678B907244FA"/>
  </w:style>
  <w:style w:type="paragraph" w:customStyle="1" w:styleId="DFC09D545376442EAD907F92ECC16DCC">
    <w:name w:val="DFC09D545376442EAD907F92ECC16DCC"/>
  </w:style>
  <w:style w:type="paragraph" w:customStyle="1" w:styleId="1B42D42E93D34F3F955444BB0EA502A2">
    <w:name w:val="1B42D42E93D34F3F955444BB0EA502A2"/>
  </w:style>
  <w:style w:type="paragraph" w:customStyle="1" w:styleId="63C132F0F0D34FDCBC125B28D8DA57CD">
    <w:name w:val="63C132F0F0D34FDCBC125B28D8DA57CD"/>
  </w:style>
  <w:style w:type="paragraph" w:customStyle="1" w:styleId="62687125D60A477B90827228B6B820C9">
    <w:name w:val="62687125D60A477B90827228B6B820C9"/>
  </w:style>
  <w:style w:type="paragraph" w:customStyle="1" w:styleId="980C139442EE4D46A437C65B32EBDA72">
    <w:name w:val="980C139442EE4D46A437C65B32EBDA72"/>
  </w:style>
  <w:style w:type="paragraph" w:customStyle="1" w:styleId="621E2153D76B4F44978E2DB36C64E71D">
    <w:name w:val="621E2153D76B4F44978E2DB36C64E71D"/>
  </w:style>
  <w:style w:type="paragraph" w:customStyle="1" w:styleId="C5EAB564759445C58E34C33B205F3E68">
    <w:name w:val="C5EAB564759445C58E34C33B205F3E68"/>
  </w:style>
  <w:style w:type="paragraph" w:customStyle="1" w:styleId="63994B2C63AE474B9CF41C9F158B2422">
    <w:name w:val="63994B2C63AE474B9CF41C9F158B2422"/>
  </w:style>
  <w:style w:type="paragraph" w:customStyle="1" w:styleId="AAF6F23A74164F0C9E783C9B2A425606">
    <w:name w:val="AAF6F23A74164F0C9E783C9B2A425606"/>
  </w:style>
  <w:style w:type="paragraph" w:customStyle="1" w:styleId="64D764BEA54D4197A55A2FF82C388D5C">
    <w:name w:val="64D764BEA54D4197A55A2FF82C388D5C"/>
  </w:style>
  <w:style w:type="paragraph" w:customStyle="1" w:styleId="CF41AC4167834EF49D673F470C453CF3">
    <w:name w:val="CF41AC4167834EF49D673F470C453CF3"/>
  </w:style>
  <w:style w:type="paragraph" w:customStyle="1" w:styleId="A6FAD8E0CD094C1E8EA3ABAB95E45056">
    <w:name w:val="A6FAD8E0CD094C1E8EA3ABAB95E45056"/>
  </w:style>
  <w:style w:type="paragraph" w:customStyle="1" w:styleId="84CCFA5EE1A94F3CB2231D476D4123C8">
    <w:name w:val="84CCFA5EE1A94F3CB2231D476D4123C8"/>
  </w:style>
  <w:style w:type="paragraph" w:customStyle="1" w:styleId="05C19FFF8BD54DA5B64A79F23F0C489E">
    <w:name w:val="05C19FFF8BD54DA5B64A79F23F0C489E"/>
  </w:style>
  <w:style w:type="paragraph" w:customStyle="1" w:styleId="DBADE4F0C31E4B99A518B50065B0AE12">
    <w:name w:val="DBADE4F0C31E4B99A518B50065B0AE12"/>
  </w:style>
  <w:style w:type="paragraph" w:customStyle="1" w:styleId="E50482BF04F14FF18DE52134C4A8341F">
    <w:name w:val="E50482BF04F14FF18DE52134C4A8341F"/>
  </w:style>
  <w:style w:type="paragraph" w:customStyle="1" w:styleId="66C074A865A54284ABAE5E918E8A1D7A">
    <w:name w:val="66C074A865A54284ABAE5E918E8A1D7A"/>
  </w:style>
  <w:style w:type="paragraph" w:customStyle="1" w:styleId="E377D82997BC49C5B431FDAF7EECC585">
    <w:name w:val="E377D82997BC49C5B431FDAF7EECC585"/>
  </w:style>
  <w:style w:type="paragraph" w:customStyle="1" w:styleId="05C1EAB2656044D9A554AB427441AE5E">
    <w:name w:val="05C1EAB2656044D9A554AB427441AE5E"/>
  </w:style>
  <w:style w:type="paragraph" w:customStyle="1" w:styleId="74934A25FEBF4FF2BF792C6C9F8050C5">
    <w:name w:val="74934A25FEBF4FF2BF792C6C9F8050C5"/>
  </w:style>
  <w:style w:type="paragraph" w:customStyle="1" w:styleId="120188C69A68461C982A9C7CE71B72E5">
    <w:name w:val="120188C69A68461C982A9C7CE71B72E5"/>
  </w:style>
  <w:style w:type="paragraph" w:customStyle="1" w:styleId="2B2C1CB483F3461286B7E79C796146A0">
    <w:name w:val="2B2C1CB483F3461286B7E79C796146A0"/>
  </w:style>
  <w:style w:type="paragraph" w:customStyle="1" w:styleId="ADF7837CBCA64A149BE5EDD946AB5BA2">
    <w:name w:val="ADF7837CBCA64A149BE5EDD946AB5BA2"/>
  </w:style>
  <w:style w:type="paragraph" w:customStyle="1" w:styleId="EBB92033612E4ACB83B914829CCF7ABB">
    <w:name w:val="EBB92033612E4ACB83B914829CCF7ABB"/>
  </w:style>
  <w:style w:type="paragraph" w:customStyle="1" w:styleId="7D37F30B479C483586D8F53695A13999">
    <w:name w:val="7D37F30B479C483586D8F53695A13999"/>
  </w:style>
  <w:style w:type="paragraph" w:customStyle="1" w:styleId="38925EF46B6442BF8C2D43BF38C8A324">
    <w:name w:val="38925EF46B6442BF8C2D43BF38C8A324"/>
  </w:style>
  <w:style w:type="paragraph" w:customStyle="1" w:styleId="B87EE1253F0A45539488BD85896FAA3D">
    <w:name w:val="B87EE1253F0A45539488BD85896FAA3D"/>
  </w:style>
  <w:style w:type="paragraph" w:customStyle="1" w:styleId="EEC23FA81C2D46E5AAF23E52EA2EAA3A">
    <w:name w:val="EEC23FA81C2D46E5AAF23E52EA2EAA3A"/>
  </w:style>
  <w:style w:type="paragraph" w:customStyle="1" w:styleId="805B7D6501844E3EA1641ADF17D2A6F0">
    <w:name w:val="805B7D6501844E3EA1641ADF17D2A6F0"/>
  </w:style>
  <w:style w:type="paragraph" w:customStyle="1" w:styleId="92BC4274619D4F7294A852BBF53124AB">
    <w:name w:val="92BC4274619D4F7294A852BBF53124AB"/>
  </w:style>
  <w:style w:type="paragraph" w:customStyle="1" w:styleId="2493CACE68664282862BFDBA60353891">
    <w:name w:val="2493CACE68664282862BFDBA60353891"/>
  </w:style>
  <w:style w:type="paragraph" w:customStyle="1" w:styleId="9110A569344E402F9287EC9ED4704CC0">
    <w:name w:val="9110A569344E402F9287EC9ED4704CC0"/>
  </w:style>
  <w:style w:type="paragraph" w:customStyle="1" w:styleId="6EBF1CCFF3FF41F48D7F36D2BD4F4E1C">
    <w:name w:val="6EBF1CCFF3FF41F48D7F36D2BD4F4E1C"/>
  </w:style>
  <w:style w:type="paragraph" w:customStyle="1" w:styleId="E55306963E354354B78FB1BB50745D19">
    <w:name w:val="E55306963E354354B78FB1BB50745D19"/>
  </w:style>
  <w:style w:type="paragraph" w:customStyle="1" w:styleId="A7811312932B4AF6BF7DBBF6127EA687">
    <w:name w:val="A7811312932B4AF6BF7DBBF6127EA687"/>
  </w:style>
  <w:style w:type="paragraph" w:customStyle="1" w:styleId="4A9768CC2B6748BCBD2FD8F78B6A9E44">
    <w:name w:val="4A9768CC2B6748BCBD2FD8F78B6A9E44"/>
  </w:style>
  <w:style w:type="paragraph" w:customStyle="1" w:styleId="FC87EBA7D62942D5A2D1EAFCBC12BE3E">
    <w:name w:val="FC87EBA7D62942D5A2D1EAFCBC12BE3E"/>
  </w:style>
  <w:style w:type="paragraph" w:customStyle="1" w:styleId="7147CF198C0A45A9AF87AFEC8425959F">
    <w:name w:val="7147CF198C0A45A9AF87AFEC8425959F"/>
  </w:style>
  <w:style w:type="paragraph" w:customStyle="1" w:styleId="87F404D23A4E44DDAA5B0699BA40D6EF">
    <w:name w:val="87F404D23A4E44DDAA5B0699BA40D6EF"/>
  </w:style>
  <w:style w:type="paragraph" w:customStyle="1" w:styleId="5577B6DAAFAF416D9CB7522BDB1EC3ED">
    <w:name w:val="5577B6DAAFAF416D9CB7522BDB1EC3ED"/>
  </w:style>
  <w:style w:type="paragraph" w:customStyle="1" w:styleId="24018B2885AB4444B416ACC87F46F117">
    <w:name w:val="24018B2885AB4444B416ACC87F46F117"/>
  </w:style>
  <w:style w:type="paragraph" w:customStyle="1" w:styleId="A4366A2E59644DC3966D1C321934FDBE">
    <w:name w:val="A4366A2E59644DC3966D1C321934FDBE"/>
  </w:style>
  <w:style w:type="paragraph" w:customStyle="1" w:styleId="5E6DF4D2B2C54C30B8CAF497D9E30550">
    <w:name w:val="5E6DF4D2B2C54C30B8CAF497D9E30550"/>
  </w:style>
  <w:style w:type="paragraph" w:customStyle="1" w:styleId="94B46554CBC4423A931138F886EC788A">
    <w:name w:val="94B46554CBC4423A931138F886EC788A"/>
  </w:style>
  <w:style w:type="paragraph" w:customStyle="1" w:styleId="22DDC9620A984EAEAD017A9818AB90F0">
    <w:name w:val="22DDC9620A984EAEAD017A9818AB90F0"/>
  </w:style>
  <w:style w:type="paragraph" w:customStyle="1" w:styleId="4A17A55AD1E44B528D96A9693E7045EC">
    <w:name w:val="4A17A55AD1E44B528D96A9693E7045EC"/>
  </w:style>
  <w:style w:type="paragraph" w:customStyle="1" w:styleId="8E4A9D27E15641D287F335466A6C6A22">
    <w:name w:val="8E4A9D27E15641D287F335466A6C6A22"/>
  </w:style>
  <w:style w:type="paragraph" w:customStyle="1" w:styleId="9D1A255EB2174B44B7FB0413961CDC13">
    <w:name w:val="9D1A255EB2174B44B7FB0413961CDC13"/>
  </w:style>
  <w:style w:type="paragraph" w:customStyle="1" w:styleId="A4F30BCF2297479090BAF5B942048E38">
    <w:name w:val="A4F30BCF2297479090BAF5B942048E38"/>
  </w:style>
  <w:style w:type="paragraph" w:customStyle="1" w:styleId="CBEE134894ED43E9B5D09BE85B05DCA5">
    <w:name w:val="CBEE134894ED43E9B5D09BE85B05DCA5"/>
  </w:style>
  <w:style w:type="paragraph" w:customStyle="1" w:styleId="E81779B0CDCF41CBB70428788C13ABE9">
    <w:name w:val="E81779B0CDCF41CBB70428788C13ABE9"/>
  </w:style>
  <w:style w:type="paragraph" w:customStyle="1" w:styleId="28303BAE1CDB472EA8FFA4967AA67BD9">
    <w:name w:val="28303BAE1CDB472EA8FFA4967AA67BD9"/>
  </w:style>
  <w:style w:type="paragraph" w:customStyle="1" w:styleId="411B62A4BF97417BAE36861F6AA62610">
    <w:name w:val="411B62A4BF97417BAE36861F6AA62610"/>
  </w:style>
  <w:style w:type="paragraph" w:customStyle="1" w:styleId="01A3CC5284D24AD28791741120277744">
    <w:name w:val="01A3CC5284D24AD28791741120277744"/>
  </w:style>
  <w:style w:type="paragraph" w:customStyle="1" w:styleId="19E3BC132940431FACFE58D557FA751C">
    <w:name w:val="19E3BC132940431FACFE58D557FA751C"/>
  </w:style>
  <w:style w:type="paragraph" w:customStyle="1" w:styleId="61BFCA4AD12345609F9452BFBE58A681">
    <w:name w:val="61BFCA4AD12345609F9452BFBE58A681"/>
  </w:style>
  <w:style w:type="paragraph" w:customStyle="1" w:styleId="AFE8284A6FCA43708A9FEC19A107A1A1">
    <w:name w:val="AFE8284A6FCA43708A9FEC19A107A1A1"/>
  </w:style>
  <w:style w:type="paragraph" w:customStyle="1" w:styleId="1D23AA1001D542A9BC23B5200CD77097">
    <w:name w:val="1D23AA1001D542A9BC23B5200CD77097"/>
  </w:style>
  <w:style w:type="paragraph" w:customStyle="1" w:styleId="F16F28E705894A78890602E2D24DA541">
    <w:name w:val="F16F28E705894A78890602E2D24DA541"/>
  </w:style>
  <w:style w:type="paragraph" w:customStyle="1" w:styleId="476B43011D134968BC2E1AC4F65A6E52">
    <w:name w:val="476B43011D134968BC2E1AC4F65A6E52"/>
  </w:style>
  <w:style w:type="paragraph" w:customStyle="1" w:styleId="1B408CE890F34049B5C0A9871D5121AC">
    <w:name w:val="1B408CE890F34049B5C0A9871D5121AC"/>
  </w:style>
  <w:style w:type="paragraph" w:customStyle="1" w:styleId="A7682CC061594EC1966C14ECBC57701B">
    <w:name w:val="A7682CC061594EC1966C14ECBC57701B"/>
  </w:style>
  <w:style w:type="paragraph" w:customStyle="1" w:styleId="4E79CE15A94744CEAB666B952A7D5644">
    <w:name w:val="4E79CE15A94744CEAB666B952A7D5644"/>
  </w:style>
  <w:style w:type="paragraph" w:customStyle="1" w:styleId="D413D3EC561C462892327762C4D378AD">
    <w:name w:val="D413D3EC561C462892327762C4D378AD"/>
  </w:style>
  <w:style w:type="character" w:styleId="PlaceholderText">
    <w:name w:val="Placeholder Text"/>
    <w:basedOn w:val="DefaultParagraphFont"/>
    <w:uiPriority w:val="2"/>
    <w:rPr>
      <w:i/>
      <w:iCs/>
      <w:color w:val="808080"/>
    </w:rPr>
  </w:style>
  <w:style w:type="paragraph" w:customStyle="1" w:styleId="12A3A6DBA1F54F6F8015DC96F004A63E">
    <w:name w:val="12A3A6DBA1F54F6F8015DC96F004A63E"/>
  </w:style>
  <w:style w:type="paragraph" w:customStyle="1" w:styleId="966E9673C2C54E9D8511A9BD738DC310">
    <w:name w:val="966E9673C2C54E9D8511A9BD738DC310"/>
  </w:style>
  <w:style w:type="paragraph" w:customStyle="1" w:styleId="94D53AE7BD1C4D04805C5CE9453BBD3E">
    <w:name w:val="94D53AE7BD1C4D04805C5CE9453BBD3E"/>
  </w:style>
  <w:style w:type="paragraph" w:customStyle="1" w:styleId="C0883A9E69F9419496E80B19F83E7CBE">
    <w:name w:val="C0883A9E69F9419496E80B19F83E7CBE"/>
  </w:style>
  <w:style w:type="paragraph" w:customStyle="1" w:styleId="6612BDAD807A45808C513BBBDC1579F7">
    <w:name w:val="6612BDAD807A45808C513BBBDC1579F7"/>
  </w:style>
  <w:style w:type="paragraph" w:customStyle="1" w:styleId="7B644BB640CC4F6AA71623E01D513986">
    <w:name w:val="7B644BB640CC4F6AA71623E01D513986"/>
  </w:style>
  <w:style w:type="paragraph" w:customStyle="1" w:styleId="F64B2EAF48B74503A826C95D595B064D">
    <w:name w:val="F64B2EAF48B74503A826C95D595B064D"/>
  </w:style>
  <w:style w:type="paragraph" w:customStyle="1" w:styleId="1B5BDF52353D4DEF8504F0E51F4777B2">
    <w:name w:val="1B5BDF52353D4DEF8504F0E51F4777B2"/>
  </w:style>
  <w:style w:type="paragraph" w:customStyle="1" w:styleId="9E484118606E4E879A6A0893CF28B99C">
    <w:name w:val="9E484118606E4E879A6A0893CF28B99C"/>
  </w:style>
  <w:style w:type="paragraph" w:customStyle="1" w:styleId="D27D0F7946B84D27A46C7278A69179A4">
    <w:name w:val="D27D0F7946B84D27A46C7278A69179A4"/>
  </w:style>
  <w:style w:type="paragraph" w:customStyle="1" w:styleId="DBC3D83C600545659A7107AC9BEE7D94">
    <w:name w:val="DBC3D83C600545659A7107AC9BEE7D94"/>
  </w:style>
  <w:style w:type="paragraph" w:customStyle="1" w:styleId="F8B418B7764F4C09B3A578C333A56392">
    <w:name w:val="F8B418B7764F4C09B3A578C333A56392"/>
  </w:style>
  <w:style w:type="paragraph" w:customStyle="1" w:styleId="F258A4B3D2294884894D3F61E054E1F4">
    <w:name w:val="F258A4B3D2294884894D3F61E054E1F4"/>
  </w:style>
  <w:style w:type="paragraph" w:customStyle="1" w:styleId="750FF4AF3D4A4BCF976ACFA33802DB92">
    <w:name w:val="750FF4AF3D4A4BCF976ACFA33802DB92"/>
  </w:style>
  <w:style w:type="paragraph" w:customStyle="1" w:styleId="7900E1738F86496281757A68BBEDA7AD">
    <w:name w:val="7900E1738F86496281757A68BBEDA7AD"/>
  </w:style>
  <w:style w:type="paragraph" w:customStyle="1" w:styleId="E8D6F69AB779482AB02696D24575B22E">
    <w:name w:val="E8D6F69AB779482AB02696D24575B22E"/>
  </w:style>
  <w:style w:type="paragraph" w:customStyle="1" w:styleId="4A8BB589C2B542889B6C19FB072EFBD5">
    <w:name w:val="4A8BB589C2B542889B6C19FB072EFBD5"/>
  </w:style>
  <w:style w:type="paragraph" w:customStyle="1" w:styleId="29ED633B79604C949DB88E274BADD564">
    <w:name w:val="29ED633B79604C949DB88E274BADD564"/>
  </w:style>
  <w:style w:type="paragraph" w:customStyle="1" w:styleId="E0A69B11A2594B919A228C796DE9970B">
    <w:name w:val="E0A69B11A2594B919A228C796DE9970B"/>
  </w:style>
  <w:style w:type="paragraph" w:customStyle="1" w:styleId="C6A82B351DFF47729E902180D5F61D4A">
    <w:name w:val="C6A82B351DFF47729E902180D5F61D4A"/>
  </w:style>
  <w:style w:type="paragraph" w:customStyle="1" w:styleId="6303F51E2EA54654B2A44681BB77620B">
    <w:name w:val="6303F51E2EA54654B2A44681BB77620B"/>
  </w:style>
  <w:style w:type="paragraph" w:customStyle="1" w:styleId="C74BF83AF33948ECAB2A682116631D0A">
    <w:name w:val="C74BF83AF33948ECAB2A682116631D0A"/>
  </w:style>
  <w:style w:type="paragraph" w:customStyle="1" w:styleId="D6ECFF41F2E0450FA6736D698250D57B">
    <w:name w:val="D6ECFF41F2E0450FA6736D698250D57B"/>
  </w:style>
  <w:style w:type="paragraph" w:customStyle="1" w:styleId="22F16DC518044D019172E04BE7E8982A">
    <w:name w:val="22F16DC518044D019172E04BE7E8982A"/>
  </w:style>
  <w:style w:type="paragraph" w:customStyle="1" w:styleId="CA3B78AE10C24FE09DF454F6D411FCCF">
    <w:name w:val="CA3B78AE10C24FE09DF454F6D411FCCF"/>
  </w:style>
  <w:style w:type="paragraph" w:customStyle="1" w:styleId="C66C6B49F9C4422988885F8B3C7A836E">
    <w:name w:val="C66C6B49F9C4422988885F8B3C7A836E"/>
  </w:style>
  <w:style w:type="paragraph" w:customStyle="1" w:styleId="E8C8FFFB16234800820DEB6677ADC7C7">
    <w:name w:val="E8C8FFFB16234800820DEB6677ADC7C7"/>
  </w:style>
  <w:style w:type="paragraph" w:customStyle="1" w:styleId="1BA50BCD36904058BC9D6332EFFDD6BB">
    <w:name w:val="1BA50BCD36904058BC9D6332EFFDD6BB"/>
  </w:style>
  <w:style w:type="paragraph" w:customStyle="1" w:styleId="8CB584F63A0C40B0BAA7EC6E9030E50E">
    <w:name w:val="8CB584F63A0C40B0BAA7EC6E9030E50E"/>
  </w:style>
  <w:style w:type="paragraph" w:customStyle="1" w:styleId="66DDF659E8174127848236CE1B7AA3F0">
    <w:name w:val="66DDF659E8174127848236CE1B7AA3F0"/>
  </w:style>
  <w:style w:type="paragraph" w:customStyle="1" w:styleId="9F1CBD1483CA4F0F9E7008215AB2155D">
    <w:name w:val="9F1CBD1483CA4F0F9E7008215AB2155D"/>
  </w:style>
  <w:style w:type="paragraph" w:customStyle="1" w:styleId="AFA426B5382C48B4BDF52E15ECCF969E">
    <w:name w:val="AFA426B5382C48B4BDF52E15ECCF969E"/>
  </w:style>
  <w:style w:type="paragraph" w:customStyle="1" w:styleId="472F8C5F9E1A4743970AD0420E240A42">
    <w:name w:val="472F8C5F9E1A4743970AD0420E240A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19.10.2019</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Taktický firemní marketingový plán.dotx</Template>
  <TotalTime>372</TotalTime>
  <Pages>4</Pages>
  <Words>2575</Words>
  <Characters>15199</Characters>
  <Application>Microsoft Office Word</Application>
  <DocSecurity>0</DocSecurity>
  <Lines>126</Lines>
  <Paragraphs>35</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xurubek@mendelu.cz, xlacina6@mendelu.cz</Company>
  <LinksUpToDate>false</LinksUpToDate>
  <CharactersWithSpaces>17739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Semestrální projekt do předmětu programovací jazyk java</dc:subject>
  <dc:creator>Martin</dc:creator>
  <cp:keywords>Divoký západ</cp:keywords>
  <cp:lastModifiedBy>Martin Urubek</cp:lastModifiedBy>
  <cp:revision>70</cp:revision>
  <cp:lastPrinted>2019-08-17T20:42:00Z</cp:lastPrinted>
  <dcterms:created xsi:type="dcterms:W3CDTF">2019-04-14T15:32:00Z</dcterms:created>
  <dcterms:modified xsi:type="dcterms:W3CDTF">2019-10-19T16:21:00Z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